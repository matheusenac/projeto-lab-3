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pageBreakBefore w:val="0"/>
        <w:widowControl w:val="0"/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000ff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66666"/>
          <w:rtl w:val="0"/>
        </w:rPr>
        <w:t xml:space="preserve">Diretivas Iniciais: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Acessar o link disponibilizado deste documento; Clicar em “Fazer um cópia” no menu Arquivo;</w:t>
      </w:r>
    </w:p>
    <w:p w:rsidR="00000000" w:rsidDel="00000000" w:rsidP="00000000" w:rsidRDefault="00000000" w:rsidRPr="00000000" w14:paraId="00000004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Colocar nome/número do Grupo no nome do arquivo;</w:t>
      </w:r>
    </w:p>
    <w:p w:rsidR="00000000" w:rsidDel="00000000" w:rsidP="00000000" w:rsidRDefault="00000000" w:rsidRPr="00000000" w14:paraId="00000005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Compartilhar novo arquivo entre os membros do grupo;</w:t>
      </w:r>
    </w:p>
    <w:p w:rsidR="00000000" w:rsidDel="00000000" w:rsidP="00000000" w:rsidRDefault="00000000" w:rsidRPr="00000000" w14:paraId="00000006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Compartilhar para o meu e-mail: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1155cc"/>
          <w:u w:val="single"/>
          <w:rtl w:val="0"/>
        </w:rPr>
        <w:t xml:space="preserve"> </w:t>
      </w:r>
      <w:hyperlink r:id="rId7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prof.edilberto.silva@gmail.com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Inserir nomes dos integrantes dentro do arquivo;</w:t>
      </w:r>
    </w:p>
    <w:p w:rsidR="00000000" w:rsidDel="00000000" w:rsidP="00000000" w:rsidRDefault="00000000" w:rsidRPr="00000000" w14:paraId="00000008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Apagar todos os comentários (em azul) e trechos entre &lt; &gt;;</w:t>
      </w:r>
    </w:p>
    <w:p w:rsidR="00000000" w:rsidDel="00000000" w:rsidP="00000000" w:rsidRDefault="00000000" w:rsidRPr="00000000" w14:paraId="00000009">
      <w:pPr>
        <w:keepLines w:val="1"/>
        <w:pageBreakBefore w:val="0"/>
        <w:widowControl w:val="0"/>
        <w:spacing w:after="0" w:before="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pageBreakBefore w:val="0"/>
        <w:widowControl w:val="0"/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66666"/>
          <w:rtl w:val="0"/>
        </w:rPr>
        <w:t xml:space="preserve">Sugiro que tão logo definam o tema e grupo, já:</w:t>
      </w:r>
    </w:p>
    <w:p w:rsidR="00000000" w:rsidDel="00000000" w:rsidP="00000000" w:rsidRDefault="00000000" w:rsidRPr="00000000" w14:paraId="0000000B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Atualizem o documento disponibilizado no ambiente virtual “lista de grupos e temas”;</w:t>
      </w:r>
    </w:p>
    <w:p w:rsidR="00000000" w:rsidDel="00000000" w:rsidP="00000000" w:rsidRDefault="00000000" w:rsidRPr="00000000" w14:paraId="0000000C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18"/>
          <w:szCs w:val="18"/>
          <w:rtl w:val="0"/>
        </w:rPr>
        <w:t xml:space="preserve">Façam o KANBAN por meio do trello, Planner, Quire (ou similar);Definam responsabilidades e datas de entregas dos artefatos para cada integrante;</w:t>
      </w:r>
    </w:p>
    <w:p w:rsidR="00000000" w:rsidDel="00000000" w:rsidP="00000000" w:rsidRDefault="00000000" w:rsidRPr="00000000" w14:paraId="0000000D">
      <w:pPr>
        <w:keepLines w:val="1"/>
        <w:pageBreakBefore w:val="0"/>
        <w:widowControl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Configurem os repositórios  de documento (Google Drive) e códigos-fontes (GitHUB), seguindo o exemplo: </w:t>
      </w:r>
      <w:hyperlink r:id="rId8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1155cc"/>
            <w:u w:val="single"/>
            <w:rtl w:val="0"/>
          </w:rPr>
          <w:t xml:space="preserve">https://github.com/githubtraining/hellogitworld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keepLines w:val="1"/>
        <w:pageBreakBefore w:val="0"/>
        <w:widowControl w:val="0"/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Criem pasta PI em um drive virtual (GoogleDocs, por exemplo) e compartilhem a pasta com integrantes o grupo </w:t>
        <w:br w:type="textWrapping"/>
        <w:t xml:space="preserve">Criar subpastas inserir nesta pasta os arquivos dos Projetos realizados nos semestres anteriores, por exemplo: Pitch, canvas, Requisitos, etc</w:t>
      </w:r>
    </w:p>
    <w:p w:rsidR="00000000" w:rsidDel="00000000" w:rsidP="00000000" w:rsidRDefault="00000000" w:rsidRPr="00000000" w14:paraId="0000000F">
      <w:pPr>
        <w:keepLines w:val="1"/>
        <w:pageBreakBefore w:val="0"/>
        <w:widowControl w:val="0"/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Definam quem será o PO - Product Owner (SCRUM). Sugiro que cada integrante seja PO em um período ao longo do semestre.</w:t>
      </w:r>
    </w:p>
    <w:p w:rsidR="00000000" w:rsidDel="00000000" w:rsidP="00000000" w:rsidRDefault="00000000" w:rsidRPr="00000000" w14:paraId="0000001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66666"/>
          <w:rtl w:val="0"/>
        </w:rPr>
        <w:t xml:space="preserve">Sugestões de 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draw.io - </w:t>
      </w:r>
      <w:hyperlink r:id="rId9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666666"/>
            <w:rtl w:val="0"/>
          </w:rPr>
          <w:t xml:space="preserve">https://app.diagrams.net/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13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StarUml  - </w:t>
      </w:r>
      <w:hyperlink r:id="rId10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666666"/>
            <w:rtl w:val="0"/>
          </w:rPr>
          <w:t xml:space="preserve">https://staruml.io/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Astah - </w:t>
      </w:r>
      <w:hyperlink r:id="rId11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666666"/>
            <w:rtl w:val="0"/>
          </w:rPr>
          <w:t xml:space="preserve">https://astah.net/products/astah-community/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1"/>
        <w:pageBreakBefore w:val="0"/>
        <w:widowControl w:val="0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hyperlink r:id="rId12">
        <w:r w:rsidDel="00000000" w:rsidR="00000000" w:rsidRPr="00000000">
          <w:rPr>
            <w:rFonts w:ascii="Calibri" w:cs="Calibri" w:eastAsia="Calibri" w:hAnsi="Calibri"/>
            <w:i w:val="1"/>
            <w:iCs w:val="1"/>
            <w:color w:val="666666"/>
            <w:rtl w:val="0"/>
          </w:rPr>
          <w:t xml:space="preserve">https://app.lucidchart.com/pt-BR/users/login#/login</w:t>
        </w:r>
      </w:hyperlink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66666"/>
          <w:rtl w:val="0"/>
        </w:rPr>
        <w:t xml:space="preserve">Fluxo SCRUM</w:t>
      </w:r>
    </w:p>
    <w:p w:rsidR="00000000" w:rsidDel="00000000" w:rsidP="00000000" w:rsidRDefault="00000000" w:rsidRPr="00000000" w14:paraId="00000018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</w:rPr>
        <w:drawing>
          <wp:inline distB="114300" distT="114300" distL="114300" distR="114300">
            <wp:extent cx="5261054" cy="3526197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1054" cy="35261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666666"/>
          <w:rtl w:val="0"/>
        </w:rPr>
        <w:t xml:space="preserve">Todos os itens no texto devem ser ajustados para a realidade do projeto do grupo.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Title"/>
        <w:keepNext w:val="0"/>
        <w:pageBreakBefore w:val="0"/>
        <w:widowControl w:val="0"/>
        <w:spacing w:after="0" w:before="200" w:line="276" w:lineRule="auto"/>
        <w:jc w:val="both"/>
        <w:rPr>
          <w:rFonts w:ascii="Calibri" w:cs="Calibri" w:eastAsia="Calibri" w:hAnsi="Calibri"/>
        </w:rPr>
      </w:pPr>
      <w:bookmarkStart w:colFirst="0" w:colLast="0" w:name="_y7w5hib57lho" w:id="0"/>
      <w:bookmarkEnd w:id="0"/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145815" cy="1145815"/>
            <wp:effectExtent b="0" l="0" r="0" t="0"/>
            <wp:wrapTopAndBottom distB="114300" distT="11430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5815" cy="11458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pStyle w:val="Title"/>
        <w:keepNext w:val="0"/>
        <w:pageBreakBefore w:val="0"/>
        <w:widowControl w:val="0"/>
        <w:spacing w:after="0" w:before="200" w:line="276" w:lineRule="auto"/>
        <w:ind w:right="4"/>
        <w:jc w:val="center"/>
        <w:rPr>
          <w:rFonts w:ascii="Calibri" w:cs="Calibri" w:eastAsia="Calibri" w:hAnsi="Calibri"/>
          <w:color w:val="0b5394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b5394"/>
          <w:sz w:val="48"/>
          <w:szCs w:val="48"/>
          <w:rtl w:val="0"/>
        </w:rPr>
        <w:t xml:space="preserve">Plano de Projeto Wallet</w:t>
      </w:r>
    </w:p>
    <w:p w:rsidR="00000000" w:rsidDel="00000000" w:rsidP="00000000" w:rsidRDefault="00000000" w:rsidRPr="00000000" w14:paraId="0000001C">
      <w:pPr>
        <w:pageBreakBefore w:val="0"/>
        <w:spacing w:after="0" w:before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2"/>
          <w:szCs w:val="32"/>
          <w:rtl w:val="0"/>
        </w:rPr>
        <w:t xml:space="preserve">Carteira digital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Lines w:val="1"/>
        <w:pageBreakBefore w:val="0"/>
        <w:spacing w:after="0"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Integrantes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29">
      <w:pPr>
        <w:keepLines w:val="1"/>
        <w:pageBreakBefore w:val="0"/>
        <w:widowControl w:val="0"/>
        <w:numPr>
          <w:ilvl w:val="0"/>
          <w:numId w:val="4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José Matheus Santos Filho </w:t>
      </w:r>
    </w:p>
    <w:p w:rsidR="00000000" w:rsidDel="00000000" w:rsidP="00000000" w:rsidRDefault="00000000" w:rsidRPr="00000000" w14:paraId="0000002A">
      <w:pPr>
        <w:keepLines w:val="1"/>
        <w:pageBreakBefore w:val="0"/>
        <w:widowControl w:val="0"/>
        <w:numPr>
          <w:ilvl w:val="0"/>
          <w:numId w:val="4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Luiz Miguel Gonçalves de Oliveira</w:t>
      </w:r>
    </w:p>
    <w:p w:rsidR="00000000" w:rsidDel="00000000" w:rsidP="00000000" w:rsidRDefault="00000000" w:rsidRPr="00000000" w14:paraId="0000002B">
      <w:pPr>
        <w:keepLines w:val="1"/>
        <w:pageBreakBefore w:val="0"/>
        <w:widowControl w:val="0"/>
        <w:numPr>
          <w:ilvl w:val="0"/>
          <w:numId w:val="4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Victor Luiz Barreira Ferreira Lima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Lines w:val="1"/>
        <w:pageBreakBefore w:val="0"/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1"/>
        <w:pageBreakBefore w:val="0"/>
        <w:spacing w:after="0" w:before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Prof. Orientador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pageBreakBefore w:val="0"/>
        <w:numPr>
          <w:ilvl w:val="0"/>
          <w:numId w:val="4"/>
        </w:numPr>
        <w:spacing w:after="0" w:before="200" w:line="276" w:lineRule="auto"/>
        <w:ind w:left="720" w:hanging="36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MSc. Edilberto M Silva - </w:t>
      </w:r>
      <w:hyperlink r:id="rId15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prof.edilberto.silva@gmail.com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keepLines w:val="1"/>
        <w:pageBreakBefore w:val="0"/>
        <w:spacing w:after="0"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Lines w:val="1"/>
        <w:pageBreakBefore w:val="0"/>
        <w:widowControl w:val="0"/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Lines w:val="1"/>
        <w:pageBreakBefore w:val="0"/>
        <w:widowControl w:val="0"/>
        <w:spacing w:after="0" w:before="200" w:line="276" w:lineRule="auto"/>
        <w:jc w:val="center"/>
        <w:rPr>
          <w:rFonts w:ascii="Calibri" w:cs="Calibri" w:eastAsia="Calibri" w:hAnsi="Calibri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06/2026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before="20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Sumário</w:t>
      </w:r>
    </w:p>
    <w:p w:rsidR="00000000" w:rsidDel="00000000" w:rsidP="00000000" w:rsidRDefault="00000000" w:rsidRPr="00000000" w14:paraId="00000033">
      <w:pPr>
        <w:pageBreakBefore w:val="0"/>
        <w:spacing w:after="0" w:before="200" w:line="360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144810613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yflcv7w5q02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DESCRIÇÃO DO REQUISITO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eykq6ccivy5p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DIAGRAMA DE CASO DE USO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z9xsjdc5mlh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ESPECIFICAÇÃO DO REQUISITO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gev0yxrx06w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[RF01] Gestão de Identidade e Acesso (IAM)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c59hfzaj83ip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1.1. Autenticar Usuário (Login Unificado)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9ussgk14juy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1.2. Renovar Sessão (Refresh Token)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6247np9xem0v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1.3. Recuperar Senha (Forgot Password)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c2rg09c179dm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1.4. Gerenciar Autenticação de Dois Fatores (2FA)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hpw06el0vx23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1.5. Validar CAPTCHA (Proteção Anti-Bot)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7lhvdxp0rnsh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Não Funcionais (RNF) - Transversais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y4k24ml3cwyv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 e Saídas (Resumo Técnico)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aq16sk95e89y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DIAGRAMA DE ATIVIDADES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t3hlb5fllv0g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MODELO ENTIDADE E RELACIONAMENTO (MER)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a0y9e1wde8yf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GITHUB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ydsrk1k4741g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Exemplo no TRELLO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1f9o8gmuthcd"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Outros Exemplos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fp3ghfag3z1z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Listagem de usuário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yl41ha40epqz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Fluxo de Telas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oazvipbf6ouq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com Gov.br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rq0272gctoch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Login com CPF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vnym82qlyo73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Exemplo do Moodle</w:t>
              <w:tab/>
              <w:t xml:space="preserve">27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dot" w:pos="12000"/>
            </w:tabs>
            <w:spacing w:before="60" w:line="360" w:lineRule="auto"/>
            <w:ind w:left="360" w:firstLine="0"/>
            <w:rPr>
              <w:color w:val="000000"/>
              <w:u w:val="none"/>
            </w:rPr>
          </w:pPr>
          <w:hyperlink w:anchor="_ax0rn66qm9ix">
            <w:r w:rsidDel="00000000" w:rsidR="00000000" w:rsidRPr="00000000">
              <w:rPr>
                <w:rFonts w:ascii="Verdana" w:cs="Verdana" w:eastAsia="Verdana" w:hAnsi="Verdan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Diagrama de atividade com raias - Fluxo do processo por meio de diagrama de atividade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A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1419.3307086614186" w:firstLine="0"/>
        <w:jc w:val="both"/>
        <w:rPr>
          <w:color w:val="000000"/>
          <w:sz w:val="28"/>
          <w:szCs w:val="28"/>
        </w:rPr>
      </w:pPr>
      <w:bookmarkStart w:colFirst="0" w:colLast="0" w:name="_c4agstiz2gw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both"/>
        <w:rPr>
          <w:color w:val="0b5394"/>
          <w:sz w:val="26"/>
          <w:szCs w:val="26"/>
        </w:rPr>
      </w:pPr>
      <w:bookmarkStart w:colFirst="0" w:colLast="0" w:name="_nnc9eija4vlg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sz w:val="36"/>
          <w:szCs w:val="36"/>
        </w:rPr>
      </w:pPr>
      <w:bookmarkStart w:colFirst="0" w:colLast="0" w:name="_fyflcv7w5q02" w:id="3"/>
      <w:bookmarkEnd w:id="3"/>
      <w:r w:rsidDel="00000000" w:rsidR="00000000" w:rsidRPr="00000000">
        <w:rPr>
          <w:rtl w:val="0"/>
        </w:rPr>
        <w:t xml:space="preserve">DESCRIÇÃO DO REQUISITO </w:t>
      </w:r>
    </w:p>
    <w:p w:rsidR="00000000" w:rsidDel="00000000" w:rsidP="00000000" w:rsidRDefault="00000000" w:rsidRPr="00000000" w14:paraId="0000004D">
      <w:pPr>
        <w:ind w:left="720" w:firstLine="0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widowControl w:val="0"/>
        <w:spacing w:after="0" w:before="200" w:line="360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objetivo deste documento é coletar, analisar e definir necessidades e recursos de alto nível 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Wallet / Carteira digital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módulo de Wallet (Carteira Digital) tem como finalidade gerenciar os créditos virtuais dos usuários dentro da plataforma de e-commerce. Cada usuário cadastrado no sistema deverá possuir uma carteira digital vinculada à sua conta, permitindo o armazenamento, movimentação e consulta de valores para utilização em compras futuras.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 carteira digital deverá possibilitar ao usuário a consulta de crédito disponível a qualquer momento, exibindo de forma clara e atualizada o saldo total disponível para utilização. Além disso, o sistema deverá permitir a visualização do histórico completo de transações, incluindo créditos adicionados, débitos realizados em compras e eventuais estornos.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módulo deverá permitir a adição de saldo por meio dos métodos de pagamento disponibilizados pela plataforma, como cartão de crédito, Pix ou boleto bancário, garantindo que cada operação seja devidamente registrada e validada. Toda movimentação financeira deverá gerar um registro contendo valor, data, tipo de transação (crédito ou débito), status e identificador único.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Durante o processo de checkout, o usuário poderá optar por utilizar o saldo disponível em sua carteira como forma de pagamento, total ou parcial. O sistema deverá validar automaticamente se o valor disponível é suficiente para concluir a transação, impedindo a finalização da compra em caso de saldo insuficiente.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Em situações de cancelamento de pedido ou aprovação de reembolso, o sistema deverá realizar o estorno do valor correspondente diretamente na carteira do usuário, mantendo vínculo com a transação original para fins de auditoria e rastreabilidade.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módulo deverá ainda garantir segurança, integridade e confiabilidade das informações, assegurando que o saldo nunca seja negativo e que todas as transações sejam registradas de forma permanente, não sendo permitida a exclusão de registros, apenas seu cancelamento quando aplicável.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Dessa forma, a Wallet atua como um mecanismo interno de gestão de créditos, oferecendo maior praticidade ao usuário e controle financeiro à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As Funcionalidades para este requisito são: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Adicionar créditos ao saldo</w:t>
      </w:r>
      <w:ins w:author="Prof. Edilberto Silva" w:id="0" w:date="2026-03-04T14:31:54Z">
        <w:r w:rsidDel="00000000" w:rsidR="00000000" w:rsidRPr="00000000">
          <w:rPr>
            <w:rFonts w:ascii="Calibri" w:cs="Calibri" w:eastAsia="Calibri" w:hAnsi="Calibri"/>
            <w:b w:val="1"/>
            <w:bCs w:val="1"/>
            <w:sz w:val="22"/>
            <w:szCs w:val="22"/>
            <w:rtl w:val="0"/>
          </w:rPr>
          <w:t xml:space="preserve"> - </w:t>
        </w:r>
      </w:ins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Cliente / Plataforma / Loja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Consultar saldo de créditos -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Cliente / Plataforma / Loja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Gerenciar forma de fundos (cartão/pix) -  Cliente / Plataforma / Loja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Realizar pagamento -  Cliente / Plataforma / Loja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360" w:lineRule="auto"/>
        <w:ind w:left="1440" w:right="0" w:hanging="36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Estornar Fundos - Plataforma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b5394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60" w:lineRule="auto"/>
        <w:ind w:left="0" w:right="0" w:firstLine="0"/>
        <w:jc w:val="both"/>
        <w:rPr>
          <w:rFonts w:ascii="Calibri" w:cs="Calibri" w:eastAsia="Calibri" w:hAnsi="Calibri"/>
          <w:b w:val="1"/>
          <w:bCs w:val="1"/>
          <w:color w:val="0b539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2"/>
          <w:szCs w:val="22"/>
          <w:rtl w:val="0"/>
        </w:rPr>
        <w:t xml:space="preserve">Protótipo de tela</w:t>
      </w:r>
    </w:p>
    <w:p w:rsidR="00000000" w:rsidDel="00000000" w:rsidP="00000000" w:rsidRDefault="00000000" w:rsidRPr="00000000" w14:paraId="00000060">
      <w:pPr>
        <w:keepLines w:val="1"/>
        <w:widowControl w:val="0"/>
        <w:spacing w:before="200" w:line="276" w:lineRule="auto"/>
        <w:ind w:left="141.73228346456688" w:firstLine="0"/>
        <w:jc w:val="center"/>
        <w:rPr>
          <w:rFonts w:ascii="Calibri" w:cs="Calibri" w:eastAsia="Calibri" w:hAnsi="Calibri"/>
          <w:b w:val="1"/>
          <w:bCs w:val="1"/>
          <w:color w:val="0b539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Lines w:val="1"/>
        <w:widowControl w:val="0"/>
        <w:spacing w:before="200" w:line="276" w:lineRule="auto"/>
        <w:ind w:left="141.73228346456688" w:firstLine="0"/>
        <w:jc w:val="center"/>
        <w:rPr>
          <w:rFonts w:ascii="Calibri" w:cs="Calibri" w:eastAsia="Calibri" w:hAnsi="Calibri"/>
          <w:b w:val="1"/>
          <w:bCs w:val="1"/>
          <w:color w:val="0b5394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22"/>
          <w:szCs w:val="22"/>
        </w:rPr>
        <w:drawing>
          <wp:inline distB="114300" distT="114300" distL="114300" distR="114300">
            <wp:extent cx="6206775" cy="35179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200" w:line="276" w:lineRule="auto"/>
        <w:jc w:val="center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  <w:drawing>
          <wp:inline distB="114300" distT="114300" distL="114300" distR="114300">
            <wp:extent cx="6206775" cy="354330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00" w:line="276" w:lineRule="auto"/>
        <w:jc w:val="center"/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hanging="360"/>
        <w:jc w:val="both"/>
        <w:rPr>
          <w:sz w:val="36"/>
          <w:szCs w:val="36"/>
        </w:rPr>
      </w:pPr>
      <w:bookmarkStart w:colFirst="0" w:colLast="0" w:name="_eykq6ccivy5p" w:id="4"/>
      <w:bookmarkEnd w:id="4"/>
      <w:r w:rsidDel="00000000" w:rsidR="00000000" w:rsidRPr="00000000">
        <w:rPr>
          <w:rtl w:val="0"/>
        </w:rPr>
        <w:t xml:space="preserve">DIAGRAMA DE CASO DE USO</w:t>
      </w:r>
    </w:p>
    <w:p w:rsidR="00000000" w:rsidDel="00000000" w:rsidP="00000000" w:rsidRDefault="00000000" w:rsidRPr="00000000" w14:paraId="0000006B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rtl w:val="0"/>
        </w:rPr>
        <w:t xml:space="preserve">Exemplo de Login </w:t>
      </w:r>
    </w:p>
    <w:p w:rsidR="00000000" w:rsidDel="00000000" w:rsidP="00000000" w:rsidRDefault="00000000" w:rsidRPr="00000000" w14:paraId="0000006C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0796b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796b"/>
        </w:rPr>
        <w:drawing>
          <wp:inline distB="114300" distT="114300" distL="114300" distR="114300">
            <wp:extent cx="4600575" cy="5248275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360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Lines w:val="1"/>
        <w:widowControl w:val="0"/>
        <w:spacing w:after="0" w:before="0" w:line="360" w:lineRule="auto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b5394"/>
          <w:sz w:val="18"/>
          <w:szCs w:val="18"/>
          <w:rtl w:val="0"/>
        </w:rPr>
        <w:t xml:space="preserve">ATENÇÃO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0">
      <w:pPr>
        <w:keepLines w:val="1"/>
        <w:widowControl w:val="0"/>
        <w:numPr>
          <w:ilvl w:val="0"/>
          <w:numId w:val="11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Inserir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b5394"/>
          <w:sz w:val="18"/>
          <w:szCs w:val="18"/>
          <w:rtl w:val="0"/>
        </w:rPr>
        <w:t xml:space="preserve">todas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 as funcionalidades e atores de acordo com os respectivos capítulos </w:t>
      </w:r>
    </w:p>
    <w:p w:rsidR="00000000" w:rsidDel="00000000" w:rsidP="00000000" w:rsidRDefault="00000000" w:rsidRPr="00000000" w14:paraId="00000071">
      <w:pPr>
        <w:keepLines w:val="1"/>
        <w:widowControl w:val="0"/>
        <w:numPr>
          <w:ilvl w:val="0"/>
          <w:numId w:val="11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Numerar cada caso de uso (UC01, UC02, de acordo com o número do respectivo RF - Requisito Funcional: RF01, RF02...</w:t>
      </w:r>
    </w:p>
    <w:p w:rsidR="00000000" w:rsidDel="00000000" w:rsidP="00000000" w:rsidRDefault="00000000" w:rsidRPr="00000000" w14:paraId="00000072">
      <w:pPr>
        <w:keepLines w:val="1"/>
        <w:widowControl w:val="0"/>
        <w:numPr>
          <w:ilvl w:val="0"/>
          <w:numId w:val="11"/>
        </w:numPr>
        <w:spacing w:after="0" w:before="0" w:line="360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Atentar-se para as relações de dependência: extend e include, bem como as de herança no sistema a ser implementado.</w:t>
      </w:r>
    </w:p>
    <w:p w:rsidR="00000000" w:rsidDel="00000000" w:rsidP="00000000" w:rsidRDefault="00000000" w:rsidRPr="00000000" w14:paraId="00000073">
      <w:pPr>
        <w:keepLines w:val="1"/>
        <w:widowControl w:val="0"/>
        <w:spacing w:after="0" w:before="0" w:line="360" w:lineRule="auto"/>
        <w:jc w:val="both"/>
        <w:rPr>
          <w:rFonts w:ascii="Calibri" w:cs="Calibri" w:eastAsia="Calibri" w:hAnsi="Calibri"/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numPr>
          <w:ilvl w:val="0"/>
          <w:numId w:val="9"/>
        </w:numPr>
        <w:spacing w:after="0" w:before="200" w:line="276" w:lineRule="auto"/>
        <w:ind w:left="1133.8582677165355" w:hanging="283.46456692913375"/>
        <w:jc w:val="both"/>
        <w:rPr>
          <w:color w:val="0b5394"/>
          <w:sz w:val="32"/>
          <w:szCs w:val="32"/>
        </w:rPr>
      </w:pPr>
      <w:bookmarkStart w:colFirst="0" w:colLast="0" w:name="_z9xsjdc5mlhf" w:id="5"/>
      <w:bookmarkEnd w:id="5"/>
      <w:r w:rsidDel="00000000" w:rsidR="00000000" w:rsidRPr="00000000">
        <w:rPr>
          <w:rtl w:val="0"/>
        </w:rPr>
        <w:t xml:space="preserve">ESPECIFICAÇÃO DO REQUISITO</w:t>
      </w:r>
    </w:p>
    <w:p w:rsidR="00000000" w:rsidDel="00000000" w:rsidP="00000000" w:rsidRDefault="00000000" w:rsidRPr="00000000" w14:paraId="00000075">
      <w:pPr>
        <w:spacing w:after="0" w:before="20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spacing w:after="0" w:before="200" w:line="276" w:lineRule="auto"/>
        <w:jc w:val="both"/>
        <w:rPr/>
      </w:pPr>
      <w:bookmarkStart w:colFirst="0" w:colLast="0" w:name="_gev0yxrx06w" w:id="6"/>
      <w:bookmarkEnd w:id="6"/>
      <w:r w:rsidDel="00000000" w:rsidR="00000000" w:rsidRPr="00000000">
        <w:rPr>
          <w:rtl w:val="0"/>
        </w:rPr>
        <w:t xml:space="preserve">[RF01] Gestão de Identidade e Acesso (IAM)</w:t>
      </w:r>
    </w:p>
    <w:p w:rsidR="00000000" w:rsidDel="00000000" w:rsidP="00000000" w:rsidRDefault="00000000" w:rsidRPr="00000000" w14:paraId="00000077">
      <w:pPr>
        <w:keepLines w:val="1"/>
        <w:widowControl w:val="0"/>
        <w:spacing w:after="0" w:before="200" w:line="276" w:lineRule="auto"/>
        <w:ind w:left="141.73228346456688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Visão Geral: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Este módulo é responsável por centralizar toda a segurança de acesso, gerenciando o ciclo de vida da identidade dos usuários (Compradores, Vendedores e Administradores). Ele deve garantir a autenticidade, confidencialidade e não-repúdio das ações.</w:t>
      </w:r>
    </w:p>
    <w:p w:rsidR="00000000" w:rsidDel="00000000" w:rsidP="00000000" w:rsidRDefault="00000000" w:rsidRPr="00000000" w14:paraId="0000007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Atores Envolvidos: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Usuário (Visitante/Cadastrado), Administrador, Provedores de Identidade Externos (Google, Apple).</w:t>
      </w:r>
    </w:p>
    <w:p w:rsidR="00000000" w:rsidDel="00000000" w:rsidP="00000000" w:rsidRDefault="00000000" w:rsidRPr="00000000" w14:paraId="0000007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Funcionalidades:</w:t>
      </w:r>
    </w:p>
    <w:p w:rsidR="00000000" w:rsidDel="00000000" w:rsidP="00000000" w:rsidRDefault="00000000" w:rsidRPr="00000000" w14:paraId="0000007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1.1. Autenticar Usuário (Login Unificado)</w:t>
      </w:r>
    </w:p>
    <w:p w:rsidR="00000000" w:rsidDel="00000000" w:rsidP="00000000" w:rsidRDefault="00000000" w:rsidRPr="00000000" w14:paraId="0000007B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1.2. Renovar Sessão (Refresh Token)</w:t>
      </w:r>
    </w:p>
    <w:p w:rsidR="00000000" w:rsidDel="00000000" w:rsidP="00000000" w:rsidRDefault="00000000" w:rsidRPr="00000000" w14:paraId="0000007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1.3. Recuperar Senha (Forgot Password)</w:t>
      </w:r>
    </w:p>
    <w:p w:rsidR="00000000" w:rsidDel="00000000" w:rsidP="00000000" w:rsidRDefault="00000000" w:rsidRPr="00000000" w14:paraId="0000007D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1.4. Gerenciar Autenticação de Dois Fatores (2FA)</w:t>
      </w:r>
    </w:p>
    <w:p w:rsidR="00000000" w:rsidDel="00000000" w:rsidP="00000000" w:rsidRDefault="00000000" w:rsidRPr="00000000" w14:paraId="0000007E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1.5. Validar CAPTCHA (Proteção Anti-Bot)</w:t>
      </w:r>
    </w:p>
    <w:p w:rsidR="00000000" w:rsidDel="00000000" w:rsidP="00000000" w:rsidRDefault="00000000" w:rsidRPr="00000000" w14:paraId="0000007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850.3937007874017" w:right="0" w:hanging="135"/>
        <w:jc w:val="both"/>
        <w:rPr>
          <w:sz w:val="26"/>
          <w:szCs w:val="26"/>
        </w:rPr>
      </w:pPr>
      <w:bookmarkStart w:colFirst="0" w:colLast="0" w:name="_c59hfzaj83ip" w:id="7"/>
      <w:bookmarkEnd w:id="7"/>
      <w:r w:rsidDel="00000000" w:rsidR="00000000" w:rsidRPr="00000000">
        <w:rPr>
          <w:sz w:val="26"/>
          <w:szCs w:val="26"/>
          <w:rtl w:val="0"/>
        </w:rPr>
        <w:t xml:space="preserve">1.1. </w:t>
      </w:r>
      <w:r w:rsidDel="00000000" w:rsidR="00000000" w:rsidRPr="00000000">
        <w:rPr>
          <w:color w:val="0b5394"/>
          <w:sz w:val="28"/>
          <w:szCs w:val="28"/>
          <w:rtl w:val="0"/>
        </w:rPr>
        <w:t xml:space="preserve">Autenticar</w:t>
      </w:r>
      <w:r w:rsidDel="00000000" w:rsidR="00000000" w:rsidRPr="00000000">
        <w:rPr>
          <w:sz w:val="26"/>
          <w:szCs w:val="26"/>
          <w:rtl w:val="0"/>
        </w:rPr>
        <w:t xml:space="preserve"> Usuário (Login Unificado)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Permite que um usuário obtenha acesso ao sistema fornecendo credenciais válidas ou utilizando um provedor externo. O sucesso nesta etapa deve retornar um Token de Acesso (JWT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).</w:t>
      </w:r>
    </w:p>
    <w:p w:rsidR="00000000" w:rsidDel="00000000" w:rsidP="00000000" w:rsidRDefault="00000000" w:rsidRPr="00000000" w14:paraId="00000083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84">
      <w:pPr>
        <w:keepNext w:val="0"/>
        <w:keepLines w:val="1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recebe as credenciais (E-mail e Senha) ou o Token do Provedor Federado.</w:t>
      </w:r>
    </w:p>
    <w:p w:rsidR="00000000" w:rsidDel="00000000" w:rsidP="00000000" w:rsidRDefault="00000000" w:rsidRPr="00000000" w14:paraId="00000085">
      <w:pPr>
        <w:keepNext w:val="0"/>
        <w:keepLines w:val="1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valida as informações.</w:t>
      </w:r>
    </w:p>
    <w:p w:rsidR="00000000" w:rsidDel="00000000" w:rsidP="00000000" w:rsidRDefault="00000000" w:rsidRPr="00000000" w14:paraId="00000086">
      <w:pPr>
        <w:keepNext w:val="0"/>
        <w:keepLines w:val="1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identifica o plano do usuário (Básico, Premium) e suas permissões.</w:t>
      </w:r>
    </w:p>
    <w:p w:rsidR="00000000" w:rsidDel="00000000" w:rsidP="00000000" w:rsidRDefault="00000000" w:rsidRPr="00000000" w14:paraId="00000087">
      <w:pPr>
        <w:keepNext w:val="0"/>
        <w:keepLines w:val="1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gera um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Access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curta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duração) e um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Refresh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(longa duração).</w:t>
      </w:r>
    </w:p>
    <w:p w:rsidR="00000000" w:rsidDel="00000000" w:rsidP="00000000" w:rsidRDefault="00000000" w:rsidRPr="00000000" w14:paraId="00000088">
      <w:pPr>
        <w:keepNext w:val="0"/>
        <w:keepLines w:val="1"/>
        <w:pageBreakBefore w:val="0"/>
        <w:widowControl w:val="0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registra o log de acesso.</w:t>
      </w:r>
    </w:p>
    <w:p w:rsidR="00000000" w:rsidDel="00000000" w:rsidP="00000000" w:rsidRDefault="00000000" w:rsidRPr="00000000" w14:paraId="0000008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Negócio (RN):</w:t>
      </w:r>
    </w:p>
    <w:p w:rsidR="00000000" w:rsidDel="00000000" w:rsidP="00000000" w:rsidRDefault="00000000" w:rsidRPr="00000000" w14:paraId="0000008A">
      <w:pPr>
        <w:keepNext w:val="0"/>
        <w:keepLines w:val="1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RN-01 (Criptografia de Senha):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senha jamais deve ser armazenada em texto plano. É estritamente proibido o uso de algoritmos obsoletos como MD5 ou SHA1. Deve-se utilizar algoritmos de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hashing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mais atuais, preferencialmente Bcrypt ou Argon2.</w:t>
      </w:r>
    </w:p>
    <w:p w:rsidR="00000000" w:rsidDel="00000000" w:rsidP="00000000" w:rsidRDefault="00000000" w:rsidRPr="00000000" w14:paraId="0000008B">
      <w:pPr>
        <w:keepNext w:val="0"/>
        <w:keepLines w:val="1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RN-02 (Identificador Único):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login deve ser realizado via E-mail e deve ser único na base de dados.</w:t>
      </w:r>
    </w:p>
    <w:p w:rsidR="00000000" w:rsidDel="00000000" w:rsidP="00000000" w:rsidRDefault="00000000" w:rsidRPr="00000000" w14:paraId="0000008C">
      <w:pPr>
        <w:keepNext w:val="0"/>
        <w:keepLines w:val="1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RN-03 (Autenticação Federada):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deve suportar o protocolo OAuth 2.0 / OpenID Connect para permitir login via Google e Apple. O sistema deve vincular a conta social a uma conta local automaticamente se o e-mail for o mesmo.</w:t>
      </w:r>
    </w:p>
    <w:p w:rsidR="00000000" w:rsidDel="00000000" w:rsidP="00000000" w:rsidRDefault="00000000" w:rsidRPr="00000000" w14:paraId="0000008D">
      <w:pPr>
        <w:keepNext w:val="0"/>
        <w:keepLines w:val="1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RN-04 (Bloqueio por Tentativas):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Após 5 tentativas consecutivas de login falho, a conta deve ser bloqueada temporariamente por 15 minutos para prevenir ataques de força bruta.</w:t>
      </w:r>
    </w:p>
    <w:p w:rsidR="00000000" w:rsidDel="00000000" w:rsidP="00000000" w:rsidRDefault="00000000" w:rsidRPr="00000000" w14:paraId="0000008E">
      <w:pPr>
        <w:keepNext w:val="0"/>
        <w:keepLines w:val="1"/>
        <w:pageBreakBefore w:val="0"/>
        <w:widowControl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RN-05 (Definição de Escopo/Claims):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Token JWT gerado deve conter no seu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payload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as permissões do usuário baseadas no seu plano (ex: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plan: premium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role: seller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), sem expor dados sensíveis.</w:t>
      </w:r>
    </w:p>
    <w:p w:rsidR="00000000" w:rsidDel="00000000" w:rsidP="00000000" w:rsidRDefault="00000000" w:rsidRPr="00000000" w14:paraId="0000008F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Protótipo de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023482" cy="522641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3482" cy="522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nbpl1vg4scan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9ussgk14juy" w:id="9"/>
      <w:bookmarkEnd w:id="9"/>
      <w:r w:rsidDel="00000000" w:rsidR="00000000" w:rsidRPr="00000000">
        <w:rPr>
          <w:rtl w:val="0"/>
        </w:rPr>
        <w:t xml:space="preserve">1.2. Renovar Sessão (Refresh Token)</w:t>
      </w:r>
    </w:p>
    <w:p w:rsidR="00000000" w:rsidDel="00000000" w:rsidP="00000000" w:rsidRDefault="00000000" w:rsidRPr="00000000" w14:paraId="00000094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Permite que o usuário continue logado sem precisar digitar a senha novamente a cada hora, trocando um token expirado por um novo de forma transparente.</w:t>
      </w:r>
    </w:p>
    <w:p w:rsidR="00000000" w:rsidDel="00000000" w:rsidP="00000000" w:rsidRDefault="00000000" w:rsidRPr="00000000" w14:paraId="00000095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96">
      <w:pPr>
        <w:keepLines w:val="1"/>
        <w:widowControl w:val="0"/>
        <w:numPr>
          <w:ilvl w:val="0"/>
          <w:numId w:val="1"/>
        </w:numPr>
        <w:spacing w:after="0" w:afterAutospacing="0" w:before="24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cliente (Frontend) detecta que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Access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expirou.</w:t>
      </w:r>
    </w:p>
    <w:p w:rsidR="00000000" w:rsidDel="00000000" w:rsidP="00000000" w:rsidRDefault="00000000" w:rsidRPr="00000000" w14:paraId="00000097">
      <w:pPr>
        <w:keepLines w:val="1"/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cliente envia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Refresh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o endpoint de renovação.</w:t>
      </w:r>
    </w:p>
    <w:p w:rsidR="00000000" w:rsidDel="00000000" w:rsidP="00000000" w:rsidRDefault="00000000" w:rsidRPr="00000000" w14:paraId="00000098">
      <w:pPr>
        <w:keepLines w:val="1"/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valida se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Refresh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ainda é válido e não foi revogado.</w:t>
      </w:r>
    </w:p>
    <w:p w:rsidR="00000000" w:rsidDel="00000000" w:rsidP="00000000" w:rsidRDefault="00000000" w:rsidRPr="00000000" w14:paraId="00000099">
      <w:pPr>
        <w:keepLines w:val="1"/>
        <w:widowControl w:val="0"/>
        <w:numPr>
          <w:ilvl w:val="0"/>
          <w:numId w:val="1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retorna um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novo par de tokens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A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Negócio (RN):</w:t>
      </w:r>
    </w:p>
    <w:p w:rsidR="00000000" w:rsidDel="00000000" w:rsidP="00000000" w:rsidRDefault="00000000" w:rsidRPr="00000000" w14:paraId="0000009B">
      <w:pPr>
        <w:keepLines w:val="1"/>
        <w:widowControl w:val="0"/>
        <w:numPr>
          <w:ilvl w:val="0"/>
          <w:numId w:val="2"/>
        </w:numPr>
        <w:spacing w:after="240" w:before="200" w:line="276" w:lineRule="auto"/>
        <w:ind w:left="1440" w:hanging="360"/>
        <w:jc w:val="both"/>
        <w:rPr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RN-06 (Rotação de Refresh Token):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cada uso do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Refresh 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ele deve ser invalidado e substituído por um novo (Refresh Token Rotation) para mitigar roubo de tokens.</w:t>
      </w:r>
    </w:p>
    <w:p w:rsidR="00000000" w:rsidDel="00000000" w:rsidP="00000000" w:rsidRDefault="00000000" w:rsidRPr="00000000" w14:paraId="0000009C">
      <w:pPr>
        <w:keepLines w:val="1"/>
        <w:widowControl w:val="0"/>
        <w:numPr>
          <w:ilvl w:val="0"/>
          <w:numId w:val="2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RN-07 (Revogação Forçada):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 o usuário alterar a senha ou clicar em "Sair de todos os dispositivos", todos os Refresh Tokens ativos daquele usuário devem ser invalidados imediatamente.</w:t>
      </w:r>
    </w:p>
    <w:p w:rsidR="00000000" w:rsidDel="00000000" w:rsidP="00000000" w:rsidRDefault="00000000" w:rsidRPr="00000000" w14:paraId="0000009D">
      <w:pPr>
        <w:keepLines w:val="1"/>
        <w:widowControl w:val="0"/>
        <w:spacing w:before="200" w:line="276" w:lineRule="auto"/>
        <w:ind w:left="141.73228346456688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qoe9t54trytj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6247np9xem0v" w:id="11"/>
      <w:bookmarkEnd w:id="11"/>
      <w:r w:rsidDel="00000000" w:rsidR="00000000" w:rsidRPr="00000000">
        <w:rPr>
          <w:rtl w:val="0"/>
        </w:rPr>
        <w:t xml:space="preserve">1.3. Recuperar Senha (Forgot Password)</w:t>
      </w:r>
    </w:p>
    <w:p w:rsidR="00000000" w:rsidDel="00000000" w:rsidP="00000000" w:rsidRDefault="00000000" w:rsidRPr="00000000" w14:paraId="000000A0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Fluxo seguro para permitir que o usuário defina uma nova senha caso tenha esquecido a atual.</w:t>
      </w:r>
    </w:p>
    <w:p w:rsidR="00000000" w:rsidDel="00000000" w:rsidP="00000000" w:rsidRDefault="00000000" w:rsidRPr="00000000" w14:paraId="000000A1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1.73228346456688" w:right="0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A2">
      <w:pPr>
        <w:keepLines w:val="1"/>
        <w:widowControl w:val="0"/>
        <w:numPr>
          <w:ilvl w:val="0"/>
          <w:numId w:val="10"/>
        </w:numPr>
        <w:spacing w:after="0" w:afterAutospacing="0" w:before="24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solicita recuperação informando e-mail ou telefone.</w:t>
      </w:r>
    </w:p>
    <w:p w:rsidR="00000000" w:rsidDel="00000000" w:rsidP="00000000" w:rsidRDefault="00000000" w:rsidRPr="00000000" w14:paraId="000000A3">
      <w:pPr>
        <w:keepLines w:val="1"/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Sistema gera um código/hash único e envia por canal seguro.</w:t>
      </w:r>
    </w:p>
    <w:p w:rsidR="00000000" w:rsidDel="00000000" w:rsidP="00000000" w:rsidRDefault="00000000" w:rsidRPr="00000000" w14:paraId="000000A4">
      <w:pPr>
        <w:keepLines w:val="1"/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insere o código ou clica no link.</w:t>
      </w:r>
    </w:p>
    <w:p w:rsidR="00000000" w:rsidDel="00000000" w:rsidP="00000000" w:rsidRDefault="00000000" w:rsidRPr="00000000" w14:paraId="000000A5">
      <w:pPr>
        <w:keepLines w:val="1"/>
        <w:widowControl w:val="0"/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Sistema valida o código.</w:t>
      </w:r>
    </w:p>
    <w:p w:rsidR="00000000" w:rsidDel="00000000" w:rsidP="00000000" w:rsidRDefault="00000000" w:rsidRPr="00000000" w14:paraId="000000A6">
      <w:pPr>
        <w:keepLines w:val="1"/>
        <w:widowControl w:val="0"/>
        <w:numPr>
          <w:ilvl w:val="0"/>
          <w:numId w:val="10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define a nova senha.</w:t>
      </w:r>
    </w:p>
    <w:p w:rsidR="00000000" w:rsidDel="00000000" w:rsidP="00000000" w:rsidRDefault="00000000" w:rsidRPr="00000000" w14:paraId="000000A7">
      <w:pPr>
        <w:keepLines w:val="1"/>
        <w:widowControl w:val="0"/>
        <w:spacing w:before="200" w:line="276" w:lineRule="auto"/>
        <w:ind w:left="141.73228346456688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Protótipo de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037738" cy="2741674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7738" cy="2741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790088" cy="2566832"/>
            <wp:effectExtent b="0" l="0" r="0" t="0"/>
            <wp:docPr id="3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088" cy="256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787230" cy="2538179"/>
            <wp:effectExtent b="0" l="0" r="0" t="0"/>
            <wp:docPr id="2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7230" cy="25381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742463" cy="253457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463" cy="25345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before="20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Lines w:val="1"/>
        <w:widowControl w:val="0"/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Negócio (RN):</w:t>
      </w:r>
    </w:p>
    <w:p w:rsidR="00000000" w:rsidDel="00000000" w:rsidP="00000000" w:rsidRDefault="00000000" w:rsidRPr="00000000" w14:paraId="000000AF">
      <w:pPr>
        <w:keepLines w:val="1"/>
        <w:widowControl w:val="0"/>
        <w:numPr>
          <w:ilvl w:val="0"/>
          <w:numId w:val="3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RN-08 (Validade do Token):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hash ou código de recuperação deve ter validade curta (máximo de 15 a 30 minutos). Após esse tempo, o código expira.</w:t>
      </w:r>
    </w:p>
    <w:p w:rsidR="00000000" w:rsidDel="00000000" w:rsidP="00000000" w:rsidRDefault="00000000" w:rsidRPr="00000000" w14:paraId="000000B0">
      <w:pPr>
        <w:keepLines w:val="1"/>
        <w:widowControl w:val="0"/>
        <w:numPr>
          <w:ilvl w:val="0"/>
          <w:numId w:val="3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RN-09 (Segurança da Informação):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Ao solicitar a recuperação, o sistema deve exibir uma mensagem genérica ("Se o e-mail existir, enviaremos instruções") para não revelar se o usuário está cadastrado na base (Enumeration Attack).</w:t>
      </w:r>
    </w:p>
    <w:p w:rsidR="00000000" w:rsidDel="00000000" w:rsidP="00000000" w:rsidRDefault="00000000" w:rsidRPr="00000000" w14:paraId="000000B1">
      <w:pPr>
        <w:keepLines w:val="1"/>
        <w:widowControl w:val="0"/>
        <w:numPr>
          <w:ilvl w:val="0"/>
          <w:numId w:val="3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RN-10 (Validação Positiva):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alteração da senha só é permitida após a validação positiva do hash enviado.</w:t>
      </w:r>
    </w:p>
    <w:p w:rsidR="00000000" w:rsidDel="00000000" w:rsidP="00000000" w:rsidRDefault="00000000" w:rsidRPr="00000000" w14:paraId="000000B2">
      <w:pPr>
        <w:keepLines w:val="1"/>
        <w:widowControl w:val="0"/>
        <w:numPr>
          <w:ilvl w:val="0"/>
          <w:numId w:val="3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RN-11 (Auditoria de Alteração):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Toda alteração de credencial deve gerar um log de segurança contendo: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ID do Usuário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Data/Hora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IP de Origem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Tipo de Ação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B3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1meqr2hdhkqd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widowControl w:val="0"/>
        <w:ind w:left="141.73228346456688" w:firstLine="566.9291338582677"/>
        <w:jc w:val="both"/>
        <w:rPr/>
      </w:pPr>
      <w:bookmarkStart w:colFirst="0" w:colLast="0" w:name="_c2rg09c179dm" w:id="13"/>
      <w:bookmarkEnd w:id="13"/>
      <w:r w:rsidDel="00000000" w:rsidR="00000000" w:rsidRPr="00000000">
        <w:rPr>
          <w:rtl w:val="0"/>
        </w:rPr>
        <w:t xml:space="preserve">1.4. Gerenciar Autenticação de Dois Fatores (2FA)</w:t>
      </w:r>
    </w:p>
    <w:p w:rsidR="00000000" w:rsidDel="00000000" w:rsidP="00000000" w:rsidRDefault="00000000" w:rsidRPr="00000000" w14:paraId="000000B5">
      <w:pPr>
        <w:keepLines w:val="1"/>
        <w:widowControl w:val="0"/>
        <w:spacing w:after="240" w:before="240" w:line="276" w:lineRule="auto"/>
        <w:ind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Camada adicional de segurança exigindo um segundo fator (código temporário) além da senha.</w:t>
      </w:r>
    </w:p>
    <w:p w:rsidR="00000000" w:rsidDel="00000000" w:rsidP="00000000" w:rsidRDefault="00000000" w:rsidRPr="00000000" w14:paraId="000000B6">
      <w:pPr>
        <w:keepLines w:val="1"/>
        <w:widowControl w:val="0"/>
        <w:spacing w:after="240" w:before="240" w:line="276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B7">
      <w:pPr>
        <w:keepLines w:val="1"/>
        <w:widowControl w:val="0"/>
        <w:numPr>
          <w:ilvl w:val="0"/>
          <w:numId w:val="18"/>
        </w:numPr>
        <w:spacing w:after="0" w:afterAutospacing="0" w:before="24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ativa 2FA no perfil.</w:t>
      </w:r>
    </w:p>
    <w:p w:rsidR="00000000" w:rsidDel="00000000" w:rsidP="00000000" w:rsidRDefault="00000000" w:rsidRPr="00000000" w14:paraId="000000B8">
      <w:pPr>
        <w:keepLines w:val="1"/>
        <w:widowControl w:val="0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Sistema gera QR Code (Segredo TOTP).</w:t>
      </w:r>
    </w:p>
    <w:p w:rsidR="00000000" w:rsidDel="00000000" w:rsidP="00000000" w:rsidRDefault="00000000" w:rsidRPr="00000000" w14:paraId="000000B9">
      <w:pPr>
        <w:keepLines w:val="1"/>
        <w:widowControl w:val="0"/>
        <w:numPr>
          <w:ilvl w:val="0"/>
          <w:numId w:val="18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escaneia com App Autenticador (Google Authenticator/Authy).</w:t>
      </w:r>
    </w:p>
    <w:p w:rsidR="00000000" w:rsidDel="00000000" w:rsidP="00000000" w:rsidRDefault="00000000" w:rsidRPr="00000000" w14:paraId="000000BA">
      <w:pPr>
        <w:keepLines w:val="1"/>
        <w:widowControl w:val="0"/>
        <w:numPr>
          <w:ilvl w:val="0"/>
          <w:numId w:val="18"/>
        </w:numPr>
        <w:spacing w:after="240" w:before="0" w:beforeAutospacing="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Usuário confirma com o código de 6 dígitos.</w:t>
      </w:r>
    </w:p>
    <w:p w:rsidR="00000000" w:rsidDel="00000000" w:rsidP="00000000" w:rsidRDefault="00000000" w:rsidRPr="00000000" w14:paraId="000000BB">
      <w:pPr>
        <w:keepLines w:val="1"/>
        <w:widowControl w:val="0"/>
        <w:spacing w:after="240" w:before="24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OU</w:t>
      </w:r>
    </w:p>
    <w:p w:rsidR="00000000" w:rsidDel="00000000" w:rsidP="00000000" w:rsidRDefault="00000000" w:rsidRPr="00000000" w14:paraId="000000BC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Após o usuário inserir os seus dados (nome, e-mail e senha) na tela </w:t>
      </w:r>
    </w:p>
    <w:p w:rsidR="00000000" w:rsidDel="00000000" w:rsidP="00000000" w:rsidRDefault="00000000" w:rsidRPr="00000000" w14:paraId="000000BD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sistema valida se o e-mail está correto e caso não, o sistema exibe a mensagem de erro: “Insira um e-mail válido.”</w:t>
      </w:r>
    </w:p>
    <w:p w:rsidR="00000000" w:rsidDel="00000000" w:rsidP="00000000" w:rsidRDefault="00000000" w:rsidRPr="00000000" w14:paraId="000000BE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o e-mail já esteja em uso, o sistema exibe a mensagem de erro: "Este e-mail já está em uso. </w:t>
      </w:r>
    </w:p>
    <w:p w:rsidR="00000000" w:rsidDel="00000000" w:rsidP="00000000" w:rsidRDefault="00000000" w:rsidRPr="00000000" w14:paraId="000000BF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esteja tudo correto, o sistema enviará um código para o email inserido (o código será gerado por meio da Biblioteca RandomLib) e será enviado por email.                            </w:t>
      </w:r>
    </w:p>
    <w:p w:rsidR="00000000" w:rsidDel="00000000" w:rsidP="00000000" w:rsidRDefault="00000000" w:rsidRPr="00000000" w14:paraId="000000C0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é encaminhado para a tela de verificação, e insere o código na mesma.</w:t>
      </w:r>
    </w:p>
    <w:p w:rsidR="00000000" w:rsidDel="00000000" w:rsidP="00000000" w:rsidRDefault="00000000" w:rsidRPr="00000000" w14:paraId="000000C1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Caso o usuário não tenha recebido o e-mail de verificação ou deseje um novo código, o sistema oferece a opção de reenviar o código ao usuário (1 código por minuto).      </w:t>
        <w:tab/>
      </w:r>
    </w:p>
    <w:p w:rsidR="00000000" w:rsidDel="00000000" w:rsidP="00000000" w:rsidRDefault="00000000" w:rsidRPr="00000000" w14:paraId="000000C2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valida o código de verificação (compara com o código gerado). Se o código estiver correto, o usuário tem acesso liberado. </w:t>
      </w:r>
    </w:p>
    <w:p w:rsidR="00000000" w:rsidDel="00000000" w:rsidP="00000000" w:rsidRDefault="00000000" w:rsidRPr="00000000" w14:paraId="000000C3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o código estiver errado ou fora da validade (validade de 15 minutos), o sistema informa ao usuário: "O código informado é inválido. Por favor, tente novamente."</w:t>
      </w:r>
    </w:p>
    <w:p w:rsidR="00000000" w:rsidDel="00000000" w:rsidP="00000000" w:rsidRDefault="00000000" w:rsidRPr="00000000" w14:paraId="000000C4">
      <w:pPr>
        <w:keepNext w:val="0"/>
        <w:keepLines w:val="1"/>
        <w:pageBreakBefore w:val="0"/>
        <w:widowControl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caso de uso é encerrado.</w:t>
      </w:r>
    </w:p>
    <w:p w:rsidR="00000000" w:rsidDel="00000000" w:rsidP="00000000" w:rsidRDefault="00000000" w:rsidRPr="00000000" w14:paraId="000000C5">
      <w:pPr>
        <w:keepLines w:val="1"/>
        <w:widowControl w:val="0"/>
        <w:spacing w:after="240" w:before="24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Lines w:val="1"/>
        <w:widowControl w:val="0"/>
        <w:spacing w:after="240" w:before="240" w:line="276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Negócio (RN):</w:t>
      </w:r>
    </w:p>
    <w:p w:rsidR="00000000" w:rsidDel="00000000" w:rsidP="00000000" w:rsidRDefault="00000000" w:rsidRPr="00000000" w14:paraId="000000C7">
      <w:pPr>
        <w:keepNext w:val="0"/>
        <w:keepLines w:val="1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RN-12 (Padrão TOTP):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 seguir o padrão RFC 6238 (Time-Based One-Time Password).</w:t>
      </w:r>
    </w:p>
    <w:p w:rsidR="00000000" w:rsidDel="00000000" w:rsidP="00000000" w:rsidRDefault="00000000" w:rsidRPr="00000000" w14:paraId="000000C8">
      <w:pPr>
        <w:keepNext w:val="0"/>
        <w:keepLines w:val="1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440" w:right="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RN-13 (Obrigatoriedade):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todos os usuários, especialmente, os com perfil de "Administrador" ou "Vendedor Premium" são obrigados a ter o 2FA ativado para acessar áreas críticas (ex: Saque financeiro).</w:t>
      </w:r>
    </w:p>
    <w:p w:rsidR="00000000" w:rsidDel="00000000" w:rsidP="00000000" w:rsidRDefault="00000000" w:rsidRPr="00000000" w14:paraId="000000C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Lines w:val="1"/>
        <w:widowControl w:val="0"/>
        <w:spacing w:before="200" w:line="276" w:lineRule="auto"/>
        <w:ind w:left="141.73228346456688" w:firstLine="566.9291338582677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Lines w:val="1"/>
        <w:widowControl w:val="0"/>
        <w:spacing w:before="200" w:line="276" w:lineRule="auto"/>
        <w:ind w:left="141.73228346456688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Protótipo de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right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widowControl w:val="0"/>
        <w:ind w:firstLine="72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400675" cy="3705225"/>
            <wp:effectExtent b="0" l="0" r="0" t="0"/>
            <wp:docPr id="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widowControl w:val="0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widowControl w:val="0"/>
        <w:ind w:firstLine="72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widowControl w:val="0"/>
        <w:ind w:firstLine="720"/>
        <w:jc w:val="both"/>
        <w:rPr/>
      </w:pPr>
      <w:bookmarkStart w:colFirst="0" w:colLast="0" w:name="_hpw06el0vx23" w:id="14"/>
      <w:bookmarkEnd w:id="14"/>
      <w:r w:rsidDel="00000000" w:rsidR="00000000" w:rsidRPr="00000000">
        <w:rPr>
          <w:rtl w:val="0"/>
        </w:rPr>
        <w:t xml:space="preserve">1.5. Validar CAPTCHA (Proteção Anti-Bot)</w:t>
      </w:r>
    </w:p>
    <w:p w:rsidR="00000000" w:rsidDel="00000000" w:rsidP="00000000" w:rsidRDefault="00000000" w:rsidRPr="00000000" w14:paraId="000000D1">
      <w:pPr>
        <w:keepLines w:val="1"/>
        <w:widowControl w:val="0"/>
        <w:spacing w:after="240" w:before="200" w:line="276" w:lineRule="auto"/>
        <w:ind w:firstLine="72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Funcionalidade de segurança responsável por distinguir se o acesso está sendo realizado por um ser humano ou por um script automatizado (robô). Deve ser implementado nas rotas públicas críticas (Login, Cadastro e Recuperação de Senha) para prevenir ataques de força bruta (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Brute-force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Credential Stuffing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 criação de contas de spam em massa.</w:t>
      </w:r>
    </w:p>
    <w:p w:rsidR="00000000" w:rsidDel="00000000" w:rsidP="00000000" w:rsidRDefault="00000000" w:rsidRPr="00000000" w14:paraId="000000D2">
      <w:pPr>
        <w:keepLines w:val="1"/>
        <w:widowControl w:val="0"/>
        <w:spacing w:after="240" w:before="200" w:line="276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Fluxo Principal:</w:t>
      </w:r>
    </w:p>
    <w:p w:rsidR="00000000" w:rsidDel="00000000" w:rsidP="00000000" w:rsidRDefault="00000000" w:rsidRPr="00000000" w14:paraId="000000D3">
      <w:pPr>
        <w:keepLines w:val="1"/>
        <w:widowControl w:val="0"/>
        <w:numPr>
          <w:ilvl w:val="0"/>
          <w:numId w:val="17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Frontend carrega o widget do CAPTCHA (ex: reCAPTCHA v3/Enterprise, hCaptcha ou Cloudflare Turnstile).</w:t>
      </w:r>
    </w:p>
    <w:p w:rsidR="00000000" w:rsidDel="00000000" w:rsidP="00000000" w:rsidRDefault="00000000" w:rsidRPr="00000000" w14:paraId="000000D4">
      <w:pPr>
        <w:keepLines w:val="1"/>
        <w:widowControl w:val="0"/>
        <w:numPr>
          <w:ilvl w:val="0"/>
          <w:numId w:val="17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Usuário resolve o desafio (ou o sistema valida o comportamento em segundo plano - modo "invisível").</w:t>
      </w:r>
    </w:p>
    <w:p w:rsidR="00000000" w:rsidDel="00000000" w:rsidP="00000000" w:rsidRDefault="00000000" w:rsidRPr="00000000" w14:paraId="000000D5">
      <w:pPr>
        <w:keepLines w:val="1"/>
        <w:widowControl w:val="0"/>
        <w:numPr>
          <w:ilvl w:val="0"/>
          <w:numId w:val="17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provedor do CAPTCHA retorna um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 validação para o Frontend.</w:t>
      </w:r>
    </w:p>
    <w:p w:rsidR="00000000" w:rsidDel="00000000" w:rsidP="00000000" w:rsidRDefault="00000000" w:rsidRPr="00000000" w14:paraId="000000D6">
      <w:pPr>
        <w:keepLines w:val="1"/>
        <w:widowControl w:val="0"/>
        <w:numPr>
          <w:ilvl w:val="0"/>
          <w:numId w:val="17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Frontend envia este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junto com os dados de login/cadastro para a API do Backend.</w:t>
      </w:r>
    </w:p>
    <w:p w:rsidR="00000000" w:rsidDel="00000000" w:rsidP="00000000" w:rsidRDefault="00000000" w:rsidRPr="00000000" w14:paraId="000000D7">
      <w:pPr>
        <w:keepLines w:val="1"/>
        <w:widowControl w:val="0"/>
        <w:numPr>
          <w:ilvl w:val="0"/>
          <w:numId w:val="17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 Backend envia 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2"/>
          <w:szCs w:val="22"/>
          <w:rtl w:val="0"/>
        </w:rPr>
        <w:t xml:space="preserve">token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para o servidor do provedor de CAPTCHA para conferência.</w:t>
      </w:r>
    </w:p>
    <w:p w:rsidR="00000000" w:rsidDel="00000000" w:rsidP="00000000" w:rsidRDefault="00000000" w:rsidRPr="00000000" w14:paraId="000000D8">
      <w:pPr>
        <w:keepLines w:val="1"/>
        <w:widowControl w:val="0"/>
        <w:numPr>
          <w:ilvl w:val="0"/>
          <w:numId w:val="17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o provedor confirmar a validade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(score alto)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a requisição prossegue. Caso contrário, é bloqueada.</w:t>
      </w:r>
    </w:p>
    <w:p w:rsidR="00000000" w:rsidDel="00000000" w:rsidP="00000000" w:rsidRDefault="00000000" w:rsidRPr="00000000" w14:paraId="000000D9">
      <w:pPr>
        <w:keepLines w:val="1"/>
        <w:widowControl w:val="0"/>
        <w:spacing w:after="240" w:before="240" w:line="276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Regras de Negócio (RN):</w:t>
      </w:r>
    </w:p>
    <w:p w:rsidR="00000000" w:rsidDel="00000000" w:rsidP="00000000" w:rsidRDefault="00000000" w:rsidRPr="00000000" w14:paraId="000000DA">
      <w:pPr>
        <w:keepLines w:val="1"/>
        <w:widowControl w:val="0"/>
        <w:numPr>
          <w:ilvl w:val="0"/>
          <w:numId w:val="15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RN-14 (Validação no Servidor):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A validação do CAPTCHA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nunca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deve ser confiada apenas ao Frontend. O Backend é obrigado a validar o token recebido junto ao provedor externo antes de processar qualquer regra de negócio ou consulta ao banco de dados.</w:t>
      </w:r>
    </w:p>
    <w:p w:rsidR="00000000" w:rsidDel="00000000" w:rsidP="00000000" w:rsidRDefault="00000000" w:rsidRPr="00000000" w14:paraId="000000DB">
      <w:pPr>
        <w:keepLines w:val="1"/>
        <w:widowControl w:val="0"/>
        <w:numPr>
          <w:ilvl w:val="0"/>
          <w:numId w:val="15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RN-15 (Limiar de Risco):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sistema deve ser configurado para utilizar, preferencialmente, a verificação "invisível" (baseada em pontuação/score de risco) para não prejudicar a experiência do usuário (UX). O desafio visual (ex: "selecione os semáforos") só deve ser exibido se a pontuação de risco for alta (suspeita de bot).</w:t>
      </w:r>
    </w:p>
    <w:p w:rsidR="00000000" w:rsidDel="00000000" w:rsidP="00000000" w:rsidRDefault="00000000" w:rsidRPr="00000000" w14:paraId="000000DC">
      <w:pPr>
        <w:keepLines w:val="1"/>
        <w:widowControl w:val="0"/>
        <w:numPr>
          <w:ilvl w:val="0"/>
          <w:numId w:val="15"/>
        </w:numPr>
        <w:spacing w:after="24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RN-16 (Fail-Open/Fail-Close):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Em caso de falha de comunicação com o serviço de CAPTCHA (ex: Google fora do ar), o sistema deve adotar uma política de segurança definida (ex: permitir o login mas alertar o administrador, ou bloquear temporariamente). Para este projeto, define-se que o acesso será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bloqueado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(Fail-Close) por segurança.</w:t>
      </w:r>
    </w:p>
    <w:p w:rsidR="00000000" w:rsidDel="00000000" w:rsidP="00000000" w:rsidRDefault="00000000" w:rsidRPr="00000000" w14:paraId="000000DD">
      <w:pPr>
        <w:pStyle w:val="Heading2"/>
        <w:keepNext w:val="0"/>
        <w:widowControl w:val="0"/>
        <w:ind w:left="141.73228346456688" w:firstLine="566.9291338582677"/>
        <w:rPr/>
      </w:pPr>
      <w:bookmarkStart w:colFirst="0" w:colLast="0" w:name="_v6qu1mhekqpk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widowControl w:val="0"/>
        <w:ind w:left="141.73228346456688" w:firstLine="566.9291338582677"/>
        <w:rPr/>
      </w:pPr>
      <w:bookmarkStart w:colFirst="0" w:colLast="0" w:name="_7lhvdxp0rnsh" w:id="16"/>
      <w:bookmarkEnd w:id="16"/>
      <w:r w:rsidDel="00000000" w:rsidR="00000000" w:rsidRPr="00000000">
        <w:rPr>
          <w:rtl w:val="0"/>
        </w:rPr>
        <w:t xml:space="preserve">Requisitos Não Funcionais (RNF) - Transversais</w:t>
      </w:r>
    </w:p>
    <w:p w:rsidR="00000000" w:rsidDel="00000000" w:rsidP="00000000" w:rsidRDefault="00000000" w:rsidRPr="00000000" w14:paraId="000000DF">
      <w:pPr>
        <w:keepLines w:val="1"/>
        <w:widowControl w:val="0"/>
        <w:numPr>
          <w:ilvl w:val="0"/>
          <w:numId w:val="7"/>
        </w:numPr>
        <w:spacing w:after="240" w:before="200" w:line="276" w:lineRule="auto"/>
        <w:ind w:left="21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RNF-01 (Segurança):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Toda a comunicação deve trafegar exclusivamente via HTTPS (TLS 1.2 ou superior).</w:t>
      </w:r>
    </w:p>
    <w:p w:rsidR="00000000" w:rsidDel="00000000" w:rsidP="00000000" w:rsidRDefault="00000000" w:rsidRPr="00000000" w14:paraId="000000E0">
      <w:pPr>
        <w:keepLines w:val="1"/>
        <w:widowControl w:val="0"/>
        <w:numPr>
          <w:ilvl w:val="0"/>
          <w:numId w:val="7"/>
        </w:numPr>
        <w:spacing w:before="200" w:line="276" w:lineRule="auto"/>
        <w:ind w:left="21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RNF-02 (Auditabilidade/Não-Repúdio):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Conforme solicitado, qualquer manipulação de dados sensíveis (alteração de perfil, senha, permissões) deve persistir o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Author 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(quem fez),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Target ID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(o que foi alterado) 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Timestamp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 Esses logs devem ser imutáveis.</w:t>
      </w:r>
    </w:p>
    <w:p w:rsidR="00000000" w:rsidDel="00000000" w:rsidP="00000000" w:rsidRDefault="00000000" w:rsidRPr="00000000" w14:paraId="000000E1">
      <w:pPr>
        <w:keepLines w:val="1"/>
        <w:widowControl w:val="0"/>
        <w:numPr>
          <w:ilvl w:val="0"/>
          <w:numId w:val="7"/>
        </w:numPr>
        <w:spacing w:after="240" w:before="200" w:line="276" w:lineRule="auto"/>
        <w:ind w:left="216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RNF-03 (Desempenho):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 processo de login (validação de hash e geração de token) não deve exceder 500ms.</w:t>
      </w:r>
    </w:p>
    <w:p w:rsidR="00000000" w:rsidDel="00000000" w:rsidP="00000000" w:rsidRDefault="00000000" w:rsidRPr="00000000" w14:paraId="000000E2">
      <w:pPr>
        <w:keepLines w:val="1"/>
        <w:widowControl w:val="0"/>
        <w:spacing w:before="200" w:line="276" w:lineRule="auto"/>
        <w:ind w:left="141.73228346456688" w:firstLine="566.9291338582677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Protótipo de tela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</w:rPr>
        <w:drawing>
          <wp:inline distB="114300" distT="114300" distL="114300" distR="114300">
            <wp:extent cx="3065662" cy="815793"/>
            <wp:effectExtent b="0" l="0" r="0" t="0"/>
            <wp:docPr id="2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5662" cy="815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141.73228346456688" w:right="0" w:firstLine="566.9291338582677"/>
        <w:jc w:val="left"/>
        <w:rPr/>
      </w:pPr>
      <w:bookmarkStart w:colFirst="0" w:colLast="0" w:name="_2hu445ksk6np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360" w:lineRule="auto"/>
        <w:ind w:left="141.73228346456688" w:right="0" w:firstLine="566.9291338582677"/>
        <w:jc w:val="left"/>
        <w:rPr>
          <w:sz w:val="26"/>
          <w:szCs w:val="26"/>
        </w:rPr>
      </w:pPr>
      <w:bookmarkStart w:colFirst="0" w:colLast="0" w:name="_y4k24ml3cwyv" w:id="18"/>
      <w:bookmarkEnd w:id="18"/>
      <w:r w:rsidDel="00000000" w:rsidR="00000000" w:rsidRPr="00000000">
        <w:rPr>
          <w:color w:val="0b5394"/>
          <w:sz w:val="28"/>
          <w:szCs w:val="28"/>
          <w:rtl w:val="0"/>
        </w:rPr>
        <w:t xml:space="preserve">Entradas</w:t>
      </w:r>
      <w:r w:rsidDel="00000000" w:rsidR="00000000" w:rsidRPr="00000000">
        <w:rPr>
          <w:sz w:val="26"/>
          <w:szCs w:val="26"/>
          <w:rtl w:val="0"/>
        </w:rPr>
        <w:t xml:space="preserve"> e Saídas (Resumo Técnico)</w:t>
      </w:r>
    </w:p>
    <w:p w:rsidR="00000000" w:rsidDel="00000000" w:rsidP="00000000" w:rsidRDefault="00000000" w:rsidRPr="00000000" w14:paraId="000000E6">
      <w:pPr>
        <w:keepLines w:val="1"/>
        <w:widowControl w:val="0"/>
        <w:spacing w:after="240" w:before="200" w:line="276" w:lineRule="auto"/>
        <w:ind w:left="720"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Entrada:</w:t>
      </w:r>
    </w:p>
    <w:p w:rsidR="00000000" w:rsidDel="00000000" w:rsidP="00000000" w:rsidRDefault="00000000" w:rsidRPr="00000000" w14:paraId="000000E7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/auth/login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JSON contendo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{  "email": "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user@mail.com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",</w:t>
      </w:r>
    </w:p>
    <w:p w:rsidR="00000000" w:rsidDel="00000000" w:rsidP="00000000" w:rsidRDefault="00000000" w:rsidRPr="00000000" w14:paraId="000000E8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 "password": "senha_segura",</w:t>
      </w:r>
    </w:p>
    <w:p w:rsidR="00000000" w:rsidDel="00000000" w:rsidP="00000000" w:rsidRDefault="00000000" w:rsidRPr="00000000" w14:paraId="000000E9">
      <w:pPr>
        <w:keepNext w:val="0"/>
        <w:keepLines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0" w:right="0" w:firstLine="0"/>
        <w:jc w:val="both"/>
        <w:rPr>
          <w:rFonts w:ascii="Calibri" w:cs="Calibri" w:eastAsia="Calibri" w:hAnsi="Calibri"/>
          <w:i w:val="1"/>
          <w:i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 "captchaToken": "03AGdBq27..."}</w:t>
      </w:r>
    </w:p>
    <w:p w:rsidR="00000000" w:rsidDel="00000000" w:rsidP="00000000" w:rsidRDefault="00000000" w:rsidRPr="00000000" w14:paraId="000000EA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76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POST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/auth/recover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JSON contendo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{ email: "user@mail.com" }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B">
      <w:pPr>
        <w:keepLines w:val="1"/>
        <w:widowControl w:val="0"/>
        <w:spacing w:after="240" w:before="200" w:line="276" w:lineRule="auto"/>
        <w:ind w:left="720"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Saída:</w:t>
      </w:r>
    </w:p>
    <w:p w:rsidR="00000000" w:rsidDel="00000000" w:rsidP="00000000" w:rsidRDefault="00000000" w:rsidRPr="00000000" w14:paraId="000000EC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76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200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OK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JSON contendo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{ accessToken: "eyJhb...", refreshToken: "RO7...", expiresIn: 3600, user: { plan: "Premium" } }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ED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76" w:lineRule="auto"/>
        <w:ind w:left="2160" w:right="0" w:hanging="360"/>
        <w:jc w:val="both"/>
        <w:rPr>
          <w:rFonts w:ascii="Calibri" w:cs="Calibri" w:eastAsia="Calibri" w:hAnsi="Calibri"/>
          <w:sz w:val="22"/>
          <w:szCs w:val="22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400 Bad Request: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Se o token não for enviado.</w:t>
      </w:r>
    </w:p>
    <w:p w:rsidR="00000000" w:rsidDel="00000000" w:rsidP="00000000" w:rsidRDefault="00000000" w:rsidRPr="00000000" w14:paraId="000000EE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401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Unauthorized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Credenciais inválidas.</w:t>
      </w:r>
    </w:p>
    <w:p w:rsidR="00000000" w:rsidDel="00000000" w:rsidP="00000000" w:rsidRDefault="00000000" w:rsidRPr="00000000" w14:paraId="000000EF">
      <w:pPr>
        <w:keepNext w:val="0"/>
        <w:keepLines w:val="1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76" w:lineRule="auto"/>
        <w:ind w:left="2160" w:right="0" w:hanging="36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403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Forbidden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: Conta bloqueada ou sem permissão.</w:t>
      </w:r>
    </w:p>
    <w:p w:rsidR="00000000" w:rsidDel="00000000" w:rsidP="00000000" w:rsidRDefault="00000000" w:rsidRPr="00000000" w14:paraId="000000F0">
      <w:pPr>
        <w:keepLines w:val="1"/>
        <w:widowControl w:val="0"/>
        <w:numPr>
          <w:ilvl w:val="0"/>
          <w:numId w:val="7"/>
        </w:numPr>
        <w:spacing w:after="240" w:before="200" w:line="276" w:lineRule="auto"/>
        <w:ind w:left="216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409 Conflict ou 429 Too Many Requests: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a validação do CAPTCHA falhar (indício de robô).</w:t>
      </w:r>
    </w:p>
    <w:p w:rsidR="00000000" w:rsidDel="00000000" w:rsidP="00000000" w:rsidRDefault="00000000" w:rsidRPr="00000000" w14:paraId="000000F1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numPr>
          <w:ilvl w:val="0"/>
          <w:numId w:val="9"/>
        </w:numPr>
        <w:spacing w:after="0" w:before="200" w:line="276" w:lineRule="auto"/>
        <w:ind w:left="1133.8582677165355" w:hanging="283.46456692913375"/>
        <w:jc w:val="both"/>
        <w:rPr>
          <w:color w:val="0b5394"/>
          <w:sz w:val="32"/>
          <w:szCs w:val="32"/>
        </w:rPr>
      </w:pPr>
      <w:bookmarkStart w:colFirst="0" w:colLast="0" w:name="_aq16sk95e89y" w:id="19"/>
      <w:bookmarkEnd w:id="19"/>
      <w:r w:rsidDel="00000000" w:rsidR="00000000" w:rsidRPr="00000000">
        <w:rPr>
          <w:rtl w:val="0"/>
        </w:rPr>
        <w:t xml:space="preserve">DIAGRAMA DE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Lines w:val="1"/>
        <w:widowControl w:val="0"/>
        <w:spacing w:after="0" w:before="200" w:line="276" w:lineRule="auto"/>
        <w:jc w:val="center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309333" cy="8341717"/>
            <wp:effectExtent b="0" l="0" r="0" t="0"/>
            <wp:docPr id="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9333" cy="83417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Lines w:val="1"/>
        <w:widowControl w:val="0"/>
        <w:spacing w:after="0" w:before="200" w:line="276" w:lineRule="auto"/>
        <w:jc w:val="both"/>
        <w:rPr>
          <w:rFonts w:ascii="Calibri" w:cs="Calibri" w:eastAsia="Calibri" w:hAnsi="Calibri"/>
          <w:i w:val="1"/>
          <w:iCs w:val="1"/>
          <w:color w:val="0000ff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numPr>
          <w:ilvl w:val="0"/>
          <w:numId w:val="9"/>
        </w:numPr>
        <w:spacing w:after="0" w:before="200" w:line="276" w:lineRule="auto"/>
        <w:ind w:left="720" w:hanging="360"/>
        <w:jc w:val="both"/>
        <w:rPr>
          <w:sz w:val="32"/>
          <w:szCs w:val="32"/>
        </w:rPr>
      </w:pPr>
      <w:bookmarkStart w:colFirst="0" w:colLast="0" w:name="_t3hlb5fllv0g" w:id="20"/>
      <w:bookmarkEnd w:id="20"/>
      <w:r w:rsidDel="00000000" w:rsidR="00000000" w:rsidRPr="00000000">
        <w:rPr>
          <w:rtl w:val="0"/>
        </w:rPr>
        <w:t xml:space="preserve">MODELO ENTIDADE E RELACIONAMENTO (MER)</w:t>
      </w:r>
    </w:p>
    <w:p w:rsidR="00000000" w:rsidDel="00000000" w:rsidP="00000000" w:rsidRDefault="00000000" w:rsidRPr="00000000" w14:paraId="000000F6">
      <w:pPr>
        <w:spacing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Lines w:val="1"/>
        <w:widowControl w:val="0"/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699200" cy="438592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9200" cy="438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Lines w:val="1"/>
        <w:widowControl w:val="0"/>
        <w:spacing w:before="200" w:line="276" w:lineRule="auto"/>
        <w:ind w:left="720" w:hanging="359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Lines w:val="1"/>
        <w:widowControl w:val="0"/>
        <w:spacing w:before="200" w:line="276" w:lineRule="auto"/>
        <w:ind w:left="720" w:hanging="359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(Elaborado no MySQL Workbench)</w:t>
      </w:r>
    </w:p>
    <w:p w:rsidR="00000000" w:rsidDel="00000000" w:rsidP="00000000" w:rsidRDefault="00000000" w:rsidRPr="00000000" w14:paraId="000000FA">
      <w:pPr>
        <w:keepLines w:val="1"/>
        <w:widowControl w:val="0"/>
        <w:spacing w:before="200" w:line="276" w:lineRule="auto"/>
        <w:ind w:left="720" w:hanging="359"/>
        <w:jc w:val="both"/>
        <w:rPr>
          <w:rFonts w:ascii="Calibri" w:cs="Calibri" w:eastAsia="Calibri" w:hAnsi="Calibri"/>
          <w:i w:val="1"/>
          <w:iCs w:val="1"/>
          <w:color w:val="0b5394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sz w:val="18"/>
          <w:szCs w:val="18"/>
          <w:rtl w:val="0"/>
        </w:rPr>
        <w:t xml:space="preserve">Inserir todas tabelas, relacionamentos e campos necessários de acordo com os requisitos e regras de negócio.</w:t>
      </w:r>
    </w:p>
    <w:p w:rsidR="00000000" w:rsidDel="00000000" w:rsidP="00000000" w:rsidRDefault="00000000" w:rsidRPr="00000000" w14:paraId="000000FB">
      <w:pPr>
        <w:spacing w:after="0" w:before="20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numPr>
          <w:ilvl w:val="0"/>
          <w:numId w:val="9"/>
        </w:numPr>
        <w:spacing w:after="0" w:before="200" w:line="276" w:lineRule="auto"/>
        <w:ind w:left="1133.8582677165355" w:hanging="283.46456692913375"/>
        <w:jc w:val="both"/>
        <w:rPr>
          <w:sz w:val="32"/>
          <w:szCs w:val="32"/>
        </w:rPr>
      </w:pPr>
      <w:bookmarkStart w:colFirst="0" w:colLast="0" w:name="_a0y9e1wde8yf" w:id="21"/>
      <w:bookmarkEnd w:id="21"/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FD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Inserir aqui o link para seu projeto no GitHub</w:t>
      </w:r>
    </w:p>
    <w:p w:rsidR="00000000" w:rsidDel="00000000" w:rsidP="00000000" w:rsidRDefault="00000000" w:rsidRPr="00000000" w14:paraId="000000FE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Exemplo: </w:t>
      </w:r>
      <w:hyperlink r:id="rId28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https://github.com/edilms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100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  <w:color w:val="0b5394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ATENÇÃO: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spacing w:after="0" w:afterAutospacing="0" w:before="200" w:line="276" w:lineRule="auto"/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Inserir o link do github para  o seu projeto e compartilhá-lo com o grupo. Usar as funcionalidades de versionamento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spacing w:after="0" w:afterAutospacing="0" w:before="0" w:beforeAutospacing="0" w:line="276" w:lineRule="auto"/>
        <w:ind w:left="1440" w:hanging="360"/>
        <w:jc w:val="both"/>
        <w:rPr>
          <w:rFonts w:ascii="Calibri" w:cs="Calibri" w:eastAsia="Calibri" w:hAnsi="Calibri"/>
          <w:color w:val="0b5394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Inserir todos os arquivos e scripts do projeto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before="0" w:beforeAutospacing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Não esquecer de compartilhar o projeto no </w:t>
      </w:r>
      <w:hyperlink r:id="rId29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www.github.com</w:t>
        </w:r>
      </w:hyperlink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  comigo </w:t>
      </w:r>
      <w:hyperlink r:id="rId30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prof.edilberto.silva@gmail.com</w:t>
        </w:r>
      </w:hyperlink>
      <w:r w:rsidDel="00000000" w:rsidR="00000000" w:rsidRPr="00000000">
        <w:rPr>
          <w:rFonts w:ascii="Calibri" w:cs="Calibri" w:eastAsia="Calibri" w:hAnsi="Calibri"/>
          <w:color w:val="0b5394"/>
          <w:rtl w:val="0"/>
        </w:rPr>
        <w:t xml:space="preserve">  </w:t>
      </w:r>
    </w:p>
    <w:p w:rsidR="00000000" w:rsidDel="00000000" w:rsidP="00000000" w:rsidRDefault="00000000" w:rsidRPr="00000000" w14:paraId="00000104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5" w:right="0" w:hanging="283.46456692913375"/>
        <w:jc w:val="both"/>
        <w:rPr>
          <w:sz w:val="32"/>
          <w:szCs w:val="32"/>
        </w:rPr>
      </w:pPr>
      <w:bookmarkStart w:colFirst="0" w:colLast="0" w:name="_ydsrk1k4741g" w:id="22"/>
      <w:bookmarkEnd w:id="22"/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rtl w:val="0"/>
        </w:rPr>
        <w:t xml:space="preserve">Exemplo no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  <w:sz w:val="36"/>
          <w:szCs w:val="36"/>
          <w:rtl w:val="0"/>
        </w:rPr>
        <w:t xml:space="preserve">TRELLO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b5394"/>
          <w:rtl w:val="0"/>
        </w:rPr>
        <w:t xml:space="preserve">Exemplo de Quadro</w:t>
      </w:r>
    </w:p>
    <w:p w:rsidR="00000000" w:rsidDel="00000000" w:rsidP="00000000" w:rsidRDefault="00000000" w:rsidRPr="00000000" w14:paraId="00000108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</w:rPr>
        <w:drawing>
          <wp:inline distB="114300" distT="114300" distL="114300" distR="114300">
            <wp:extent cx="6206775" cy="194310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br w:type="textWrapping"/>
      </w:r>
    </w:p>
    <w:p w:rsidR="00000000" w:rsidDel="00000000" w:rsidP="00000000" w:rsidRDefault="00000000" w:rsidRPr="00000000" w14:paraId="00000109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666666"/>
          <w:rtl w:val="0"/>
        </w:rPr>
        <w:t xml:space="preserve">Ao longo de todo 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Lines w:val="1"/>
        <w:widowControl w:val="0"/>
        <w:numPr>
          <w:ilvl w:val="0"/>
          <w:numId w:val="12"/>
        </w:numPr>
        <w:spacing w:before="20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Realizar reuniões de controle (no formato Daily SCRUM)  gerenciando todas atividades necessárias para completar as tarefas de acordo com cronograma do projeto; </w:t>
      </w:r>
    </w:p>
    <w:p w:rsidR="00000000" w:rsidDel="00000000" w:rsidP="00000000" w:rsidRDefault="00000000" w:rsidRPr="00000000" w14:paraId="0000010B">
      <w:pPr>
        <w:keepLines w:val="1"/>
        <w:widowControl w:val="0"/>
        <w:numPr>
          <w:ilvl w:val="0"/>
          <w:numId w:val="12"/>
        </w:numPr>
        <w:spacing w:before="200" w:line="276" w:lineRule="auto"/>
        <w:ind w:left="720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Elaborar atas/memórias de Reunião com o objetivo, dentre outros, averiguar a participação EFETIVA dos alunos nos projetos. Fazer a ata o mais simples possível para evitar esforço desnecessário.</w:t>
        <w:br w:type="textWrapping"/>
        <w:t xml:space="preserve">Sugiro que a mesma contenha, no mínimo: data, os nomes dos participantes da reunião e os principais assuntos tratados/decididos.</w:t>
      </w:r>
    </w:p>
    <w:p w:rsidR="00000000" w:rsidDel="00000000" w:rsidP="00000000" w:rsidRDefault="00000000" w:rsidRPr="00000000" w14:paraId="0000010C">
      <w:pPr>
        <w:keepLines w:val="1"/>
        <w:widowControl w:val="0"/>
        <w:numPr>
          <w:ilvl w:val="0"/>
          <w:numId w:val="12"/>
        </w:numPr>
        <w:spacing w:before="200" w:line="276" w:lineRule="auto"/>
        <w:ind w:left="720" w:right="855.4724409448835" w:hanging="36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Gerenciar e atualizar o  quadro e time no Trello. Atualizar os documentos no drive virtual (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GoogleDocs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rtl w:val="0"/>
        </w:rPr>
        <w:t xml:space="preserve">, por exemplo)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b5394"/>
          <w:rtl w:val="0"/>
        </w:rPr>
        <w:t xml:space="preserve">Exemplo de um cartão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</w:rPr>
        <w:drawing>
          <wp:inline distB="114300" distT="114300" distL="114300" distR="114300">
            <wp:extent cx="4052513" cy="5241387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513" cy="52413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Lines w:val="1"/>
        <w:widowControl w:val="0"/>
        <w:spacing w:before="200" w:line="276" w:lineRule="auto"/>
        <w:ind w:left="720" w:firstLine="0"/>
        <w:jc w:val="both"/>
        <w:rPr>
          <w:rFonts w:ascii="Calibri" w:cs="Calibri" w:eastAsia="Calibri" w:hAnsi="Calibri"/>
          <w:i w:val="1"/>
          <w:iCs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</w:rPr>
        <w:drawing>
          <wp:inline distB="114300" distT="114300" distL="114300" distR="114300">
            <wp:extent cx="6120000" cy="58547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Lines w:val="1"/>
        <w:widowControl w:val="0"/>
        <w:spacing w:before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Lines w:val="1"/>
        <w:widowControl w:val="0"/>
        <w:spacing w:before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b5394"/>
          <w:rtl w:val="0"/>
        </w:rPr>
        <w:t xml:space="preserve">Checklist</w:t>
      </w:r>
    </w:p>
    <w:p w:rsidR="00000000" w:rsidDel="00000000" w:rsidP="00000000" w:rsidRDefault="00000000" w:rsidRPr="00000000" w14:paraId="00000115">
      <w:pPr>
        <w:keepLines w:val="1"/>
        <w:widowControl w:val="0"/>
        <w:spacing w:before="0" w:line="276" w:lineRule="auto"/>
        <w:ind w:left="720" w:firstLine="0"/>
        <w:jc w:val="both"/>
        <w:rPr>
          <w:rFonts w:ascii="Calibri" w:cs="Calibri" w:eastAsia="Calibri" w:hAnsi="Calibri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rtl w:val="0"/>
        </w:rPr>
        <w:t xml:space="preserve">Executar Modelagem de Negócios (Plano de Negócios)</w:t>
      </w:r>
    </w:p>
    <w:p w:rsidR="00000000" w:rsidDel="00000000" w:rsidP="00000000" w:rsidRDefault="00000000" w:rsidRPr="00000000" w14:paraId="00000116">
      <w:pPr>
        <w:keepLines w:val="1"/>
        <w:widowControl w:val="0"/>
        <w:spacing w:before="0" w:line="276" w:lineRule="auto"/>
        <w:ind w:left="720" w:firstLine="0"/>
        <w:jc w:val="both"/>
        <w:rPr>
          <w:rFonts w:ascii="Calibri" w:cs="Calibri" w:eastAsia="Calibri" w:hAnsi="Calibri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rtl w:val="0"/>
        </w:rPr>
        <w:t xml:space="preserve">Elicitar o Requisito Funcional (Prototipação da tela)</w:t>
      </w:r>
    </w:p>
    <w:p w:rsidR="00000000" w:rsidDel="00000000" w:rsidP="00000000" w:rsidRDefault="00000000" w:rsidRPr="00000000" w14:paraId="00000117">
      <w:pPr>
        <w:keepLines w:val="1"/>
        <w:widowControl w:val="0"/>
        <w:spacing w:before="0" w:line="276" w:lineRule="auto"/>
        <w:ind w:left="720" w:firstLine="0"/>
        <w:jc w:val="both"/>
        <w:rPr>
          <w:rFonts w:ascii="Calibri" w:cs="Calibri" w:eastAsia="Calibri" w:hAnsi="Calibri"/>
          <w:i w:val="1"/>
          <w:iCs w:val="1"/>
          <w:color w:val="0b5394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rtl w:val="0"/>
        </w:rPr>
        <w:t xml:space="preserve">Especificação dos Requisitos (as funcionalidades/fluxo/ator)</w:t>
      </w:r>
    </w:p>
    <w:p w:rsidR="00000000" w:rsidDel="00000000" w:rsidP="00000000" w:rsidRDefault="00000000" w:rsidRPr="00000000" w14:paraId="00000118">
      <w:pPr>
        <w:keepLines w:val="1"/>
        <w:widowControl w:val="0"/>
        <w:spacing w:before="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b5394"/>
          <w:rtl w:val="0"/>
        </w:rPr>
        <w:t xml:space="preserve">Elaborar/atualizar Diagrama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Lines w:val="1"/>
        <w:widowControl w:val="0"/>
        <w:spacing w:after="0" w:before="200" w:line="276" w:lineRule="auto"/>
        <w:jc w:val="both"/>
        <w:rPr/>
      </w:pPr>
      <w:bookmarkStart w:colFirst="0" w:colLast="0" w:name="_m5durq7ycttm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1"/>
        <w:keepLines w:val="1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1133.8582677165355" w:right="0" w:hanging="283.46456692913375"/>
        <w:jc w:val="both"/>
        <w:rPr>
          <w:sz w:val="32"/>
          <w:szCs w:val="32"/>
        </w:rPr>
      </w:pPr>
      <w:bookmarkStart w:colFirst="0" w:colLast="0" w:name="_1f9o8gmuthcd" w:id="24"/>
      <w:bookmarkEnd w:id="24"/>
      <w:r w:rsidDel="00000000" w:rsidR="00000000" w:rsidRPr="00000000">
        <w:rPr>
          <w:rtl w:val="0"/>
        </w:rPr>
        <w:t xml:space="preserve">Outros </w:t>
      </w:r>
      <w:r w:rsidDel="00000000" w:rsidR="00000000" w:rsidRPr="00000000">
        <w:rPr>
          <w:rtl w:val="0"/>
        </w:rPr>
        <w:t xml:space="preserve">Exemplos</w:t>
      </w:r>
    </w:p>
    <w:p w:rsidR="00000000" w:rsidDel="00000000" w:rsidP="00000000" w:rsidRDefault="00000000" w:rsidRPr="00000000" w14:paraId="0000011C">
      <w:pPr>
        <w:widowControl w:val="0"/>
        <w:spacing w:after="0" w:before="200"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 prototipação pode-se utilizar:</w:t>
      </w:r>
    </w:p>
    <w:p w:rsidR="00000000" w:rsidDel="00000000" w:rsidP="00000000" w:rsidRDefault="00000000" w:rsidRPr="00000000" w14:paraId="0000011D">
      <w:pPr>
        <w:numPr>
          <w:ilvl w:val="1"/>
          <w:numId w:val="5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Miro (</w:t>
      </w:r>
      <w:hyperlink r:id="rId34">
        <w:r w:rsidDel="00000000" w:rsidR="00000000" w:rsidRPr="00000000">
          <w:rPr>
            <w:rFonts w:ascii="Calibri" w:cs="Calibri" w:eastAsia="Calibri" w:hAnsi="Calibri"/>
            <w:sz w:val="22"/>
            <w:szCs w:val="22"/>
            <w:rtl w:val="0"/>
          </w:rPr>
          <w:t xml:space="preserve">https://miro.com/app/board/o9J_kmaX46I=/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)</w:t>
      </w:r>
    </w:p>
    <w:p w:rsidR="00000000" w:rsidDel="00000000" w:rsidP="00000000" w:rsidRDefault="00000000" w:rsidRPr="00000000" w14:paraId="0000011E">
      <w:pPr>
        <w:numPr>
          <w:ilvl w:val="1"/>
          <w:numId w:val="5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Pencil Project ( </w:t>
      </w:r>
      <w:hyperlink r:id="rId35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https://pencil.evolus.vn/Downloads.html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)</w:t>
      </w:r>
    </w:p>
    <w:p w:rsidR="00000000" w:rsidDel="00000000" w:rsidP="00000000" w:rsidRDefault="00000000" w:rsidRPr="00000000" w14:paraId="0000011F">
      <w:pPr>
        <w:numPr>
          <w:ilvl w:val="1"/>
          <w:numId w:val="5"/>
        </w:numPr>
        <w:spacing w:after="0" w:before="200" w:line="276" w:lineRule="auto"/>
        <w:ind w:left="1440" w:hanging="360"/>
        <w:jc w:val="both"/>
        <w:rPr>
          <w:rFonts w:ascii="Calibri" w:cs="Calibri" w:eastAsia="Calibri" w:hAnsi="Calibri"/>
          <w:sz w:val="22"/>
          <w:szCs w:val="22"/>
        </w:rPr>
      </w:pPr>
      <w:hyperlink r:id="rId36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https://www.figma.com/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0">
      <w:pPr>
        <w:pStyle w:val="Heading2"/>
        <w:spacing w:before="200" w:line="276" w:lineRule="auto"/>
        <w:ind w:left="720" w:firstLine="0"/>
        <w:jc w:val="both"/>
        <w:rPr/>
      </w:pPr>
      <w:bookmarkStart w:colFirst="0" w:colLast="0" w:name="_jdeopipidhpg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spacing w:before="200" w:line="276" w:lineRule="auto"/>
        <w:ind w:left="720" w:firstLine="0"/>
        <w:jc w:val="both"/>
        <w:rPr/>
      </w:pPr>
      <w:bookmarkStart w:colFirst="0" w:colLast="0" w:name="_399bahnvpewd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before="200" w:line="276" w:lineRule="auto"/>
        <w:ind w:left="720" w:firstLine="0"/>
        <w:jc w:val="both"/>
        <w:rPr/>
      </w:pPr>
      <w:bookmarkStart w:colFirst="0" w:colLast="0" w:name="_vnym82qlyo73" w:id="27"/>
      <w:bookmarkEnd w:id="27"/>
      <w:r w:rsidDel="00000000" w:rsidR="00000000" w:rsidRPr="00000000">
        <w:rPr>
          <w:rtl w:val="0"/>
        </w:rPr>
        <w:t xml:space="preserve">Exemplo do Moodle</w:t>
      </w:r>
    </w:p>
    <w:p w:rsidR="00000000" w:rsidDel="00000000" w:rsidP="00000000" w:rsidRDefault="00000000" w:rsidRPr="00000000" w14:paraId="00000123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b5394"/>
        </w:rPr>
        <w:drawing>
          <wp:inline distB="114300" distT="114300" distL="114300" distR="114300">
            <wp:extent cx="4550770" cy="717514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0770" cy="7175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184519" cy="2863435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4519" cy="2863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before="200" w:line="276" w:lineRule="auto"/>
        <w:ind w:left="0" w:firstLine="0"/>
        <w:jc w:val="both"/>
        <w:rPr/>
      </w:pPr>
      <w:bookmarkStart w:colFirst="0" w:colLast="0" w:name="_pos52hj4e7xo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spacing w:before="200" w:line="276" w:lineRule="auto"/>
        <w:jc w:val="both"/>
        <w:rPr/>
      </w:pPr>
      <w:bookmarkStart w:colFirst="0" w:colLast="0" w:name="_oazvipbf6ouq" w:id="29"/>
      <w:bookmarkEnd w:id="29"/>
      <w:r w:rsidDel="00000000" w:rsidR="00000000" w:rsidRPr="00000000">
        <w:rPr>
          <w:rtl w:val="0"/>
        </w:rPr>
        <w:t xml:space="preserve">Login com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Gov.br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2A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hyperlink r:id="rId4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https://ww2.receita.fazenda.df.gov.br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20000" cy="27813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spacing w:before="200" w:line="276" w:lineRule="auto"/>
        <w:jc w:val="both"/>
        <w:rPr/>
      </w:pPr>
      <w:bookmarkStart w:colFirst="0" w:colLast="0" w:name="_udr0bn6xfmpw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2"/>
        <w:spacing w:before="200" w:line="276" w:lineRule="auto"/>
        <w:jc w:val="both"/>
        <w:rPr/>
      </w:pPr>
      <w:bookmarkStart w:colFirst="0" w:colLast="0" w:name="_rq0272gctoch" w:id="31"/>
      <w:bookmarkEnd w:id="31"/>
      <w:r w:rsidDel="00000000" w:rsidR="00000000" w:rsidRPr="00000000">
        <w:rPr>
          <w:rtl w:val="0"/>
        </w:rPr>
        <w:t xml:space="preserve">Login com CPF</w:t>
      </w:r>
    </w:p>
    <w:p w:rsidR="00000000" w:rsidDel="00000000" w:rsidP="00000000" w:rsidRDefault="00000000" w:rsidRPr="00000000" w14:paraId="0000012E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before="200" w:line="276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</w:rPr>
        <w:drawing>
          <wp:inline distB="114300" distT="114300" distL="114300" distR="114300">
            <wp:extent cx="3744885" cy="724255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4885" cy="7242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st66yvnn2xmp" w:id="32"/>
      <w:bookmarkEnd w:id="32"/>
      <w:r w:rsidDel="00000000" w:rsidR="00000000" w:rsidRPr="00000000">
        <w:rPr>
          <w:rtl w:val="0"/>
        </w:rPr>
        <w:t xml:space="preserve">Login e Cadastro na ENAP </w:t>
      </w:r>
      <w:hyperlink r:id="rId43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https://www.escolavirtual.gov.br/cadastro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4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667833" cy="8283935"/>
            <wp:effectExtent b="0" l="0" r="0" t="0"/>
            <wp:docPr id="1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833" cy="8283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200" w:line="276" w:lineRule="auto"/>
        <w:ind w:left="144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2)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2665247" cy="1050565"/>
            <wp:effectExtent b="0" l="0" r="0" t="0"/>
            <wp:docPr id="2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5247" cy="1050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37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3)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332558" cy="4298590"/>
            <wp:effectExtent b="0" l="0" r="0" t="0"/>
            <wp:docPr id="2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2558" cy="429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4)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3405563" cy="3348107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5563" cy="3348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5) 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170450" cy="2117347"/>
            <wp:effectExtent b="0" l="0" r="0" t="0"/>
            <wp:docPr id="18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0450" cy="2117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200" w:line="276" w:lineRule="auto"/>
        <w:ind w:left="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6)</w:t>
      </w: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4321362" cy="6521810"/>
            <wp:effectExtent b="0" l="0" r="0" t="0"/>
            <wp:docPr id="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1362" cy="6521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200" w:line="276" w:lineRule="auto"/>
        <w:ind w:left="144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200" w:line="276" w:lineRule="auto"/>
        <w:ind w:left="144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spacing w:before="200" w:line="276" w:lineRule="auto"/>
        <w:jc w:val="both"/>
        <w:rPr/>
      </w:pPr>
      <w:bookmarkStart w:colFirst="0" w:colLast="0" w:name="_fp3ghfag3z1z" w:id="33"/>
      <w:bookmarkEnd w:id="33"/>
      <w:r w:rsidDel="00000000" w:rsidR="00000000" w:rsidRPr="00000000">
        <w:rPr>
          <w:rtl w:val="0"/>
        </w:rPr>
        <w:t xml:space="preserve">Listagem de usuário</w:t>
      </w:r>
    </w:p>
    <w:p w:rsidR="00000000" w:rsidDel="00000000" w:rsidP="00000000" w:rsidRDefault="00000000" w:rsidRPr="00000000" w14:paraId="0000013E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20000" cy="2654300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200" w:line="276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hyperlink r:id="rId51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https://app.uff.br/ajuda/index.php/Listar_usu%C3%A1rio</w:t>
        </w:r>
      </w:hyperlink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before="200" w:line="276" w:lineRule="auto"/>
        <w:jc w:val="both"/>
        <w:rPr/>
      </w:pPr>
      <w:bookmarkStart w:colFirst="0" w:colLast="0" w:name="_si1ysc5vvfxg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spacing w:before="200" w:line="276" w:lineRule="auto"/>
        <w:jc w:val="both"/>
        <w:rPr/>
      </w:pPr>
      <w:bookmarkStart w:colFirst="0" w:colLast="0" w:name="_9c08mv9lcnlh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spacing w:before="200" w:line="276" w:lineRule="auto"/>
        <w:jc w:val="both"/>
        <w:rPr/>
      </w:pPr>
      <w:bookmarkStart w:colFirst="0" w:colLast="0" w:name="_yl41ha40epqz" w:id="36"/>
      <w:bookmarkEnd w:id="36"/>
      <w:r w:rsidDel="00000000" w:rsidR="00000000" w:rsidRPr="00000000">
        <w:rPr>
          <w:rtl w:val="0"/>
        </w:rPr>
        <w:t xml:space="preserve">Agendamento no NaHora (Guichê Online)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120000" cy="40132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spacing w:before="200" w:line="276" w:lineRule="auto"/>
        <w:ind w:left="0" w:firstLine="0"/>
        <w:jc w:val="both"/>
        <w:rPr/>
      </w:pPr>
      <w:bookmarkStart w:colFirst="0" w:colLast="0" w:name="_1r3l1d9j7xb6" w:id="37"/>
      <w:bookmarkEnd w:id="3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before="200" w:line="276" w:lineRule="auto"/>
        <w:ind w:left="0" w:firstLine="0"/>
        <w:jc w:val="both"/>
        <w:rPr/>
      </w:pPr>
      <w:bookmarkStart w:colFirst="0" w:colLast="0" w:name="_k7bc2qe5qgbe" w:id="38"/>
      <w:bookmarkEnd w:id="38"/>
      <w:r w:rsidDel="00000000" w:rsidR="00000000" w:rsidRPr="00000000">
        <w:rPr>
          <w:rtl w:val="0"/>
        </w:rPr>
        <w:t xml:space="preserve">Cadastro de Produto (FIGMA)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/>
        <w:drawing>
          <wp:inline distB="114300" distT="114300" distL="114300" distR="114300">
            <wp:extent cx="6206775" cy="33401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206775" cy="37973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6206775" cy="37973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6775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before="200"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  <w:color w:val="0b539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before="200" w:line="276" w:lineRule="auto"/>
        <w:ind w:left="0" w:firstLine="0"/>
        <w:jc w:val="both"/>
        <w:rPr/>
      </w:pPr>
      <w:bookmarkStart w:colFirst="0" w:colLast="0" w:name="_ax0rn66qm9ix" w:id="39"/>
      <w:bookmarkEnd w:id="39"/>
      <w:r w:rsidDel="00000000" w:rsidR="00000000" w:rsidRPr="00000000">
        <w:rPr>
          <w:rtl w:val="0"/>
        </w:rPr>
        <w:t xml:space="preserve">Diagrama de atividade com raias - Fluxo do processo por meio de diagrama de atividade</w:t>
      </w:r>
    </w:p>
    <w:p w:rsidR="00000000" w:rsidDel="00000000" w:rsidP="00000000" w:rsidRDefault="00000000" w:rsidRPr="00000000" w14:paraId="00000152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</w:rPr>
        <w:drawing>
          <wp:inline distB="114300" distT="114300" distL="114300" distR="114300">
            <wp:extent cx="5940000" cy="42037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Lines w:val="1"/>
        <w:widowControl w:val="0"/>
        <w:spacing w:before="200" w:line="276" w:lineRule="auto"/>
        <w:ind w:firstLine="720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Exemplo com raias - UC03 - Manter Cadastro de Processo</w:t>
      </w:r>
    </w:p>
    <w:p w:rsidR="00000000" w:rsidDel="00000000" w:rsidP="00000000" w:rsidRDefault="00000000" w:rsidRPr="00000000" w14:paraId="00000154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</w:rPr>
        <w:drawing>
          <wp:inline distB="114300" distT="114300" distL="114300" distR="114300">
            <wp:extent cx="5940000" cy="56642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Lines w:val="1"/>
        <w:widowControl w:val="0"/>
        <w:spacing w:before="20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58" w:type="default"/>
      <w:footerReference r:id="rId59" w:type="default"/>
      <w:footerReference r:id="rId60" w:type="even"/>
      <w:pgSz w:h="16840" w:w="11907" w:orient="portrait"/>
      <w:pgMar w:bottom="1133.8582677165355" w:top="566.9291338582677" w:left="1275.5905511811025" w:right="855.4724409448835" w:header="720" w:footer="85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7">
    <w:pPr>
      <w:pageBreakBefore w:val="0"/>
      <w:tabs>
        <w:tab w:val="center" w:leader="none" w:pos="4419"/>
        <w:tab w:val="right" w:leader="none" w:pos="8838"/>
      </w:tabs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8">
    <w:pPr>
      <w:pageBreakBefore w:val="0"/>
      <w:widowControl w:val="0"/>
      <w:pBdr>
        <w:top w:color="999999" w:space="2" w:sz="8" w:val="dotted"/>
      </w:pBdr>
      <w:spacing w:line="276" w:lineRule="auto"/>
      <w:ind w:left="720" w:hanging="359"/>
      <w:jc w:val="center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  <w:rtl w:val="0"/>
      </w:rPr>
      <w:t xml:space="preserve">Plano  apresentado na disciplina de Laboratório de Inovação III - prof. Edilberto Silva </w:t>
      <w:tab/>
      <w:tab/>
      <w:tab/>
      <w:tab/>
    </w:r>
    <w:r w:rsidDel="00000000" w:rsidR="00000000" w:rsidRPr="00000000">
      <w:rPr>
        <w:rFonts w:ascii="Calibri" w:cs="Calibri" w:eastAsia="Calibri" w:hAnsi="Calibri"/>
        <w:i w:val="1"/>
        <w:iCs w:val="1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360" w:firstLine="0"/>
      <w:jc w:val="left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15C">
      <w:pPr>
        <w:rPr>
          <w:sz w:val="16"/>
          <w:szCs w:val="16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https://www.totvs.com/blog/gestao-para-assinatura-de-documentos/jwt-token/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B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1332.283464566929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right"/>
      <w:pPr>
        <w:ind w:left="720" w:hanging="360"/>
      </w:pPr>
      <w:rPr>
        <w:sz w:val="22"/>
        <w:szCs w:val="22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  <w:ind w:left="425.19685039370086" w:hanging="141.7322834645671"/>
    </w:pPr>
    <w:rPr>
      <w:rFonts w:ascii="Calibri" w:cs="Calibri" w:eastAsia="Calibri" w:hAnsi="Calibri"/>
      <w:b w:val="1"/>
      <w:bCs w:val="1"/>
      <w:color w:val="0b5394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480" w:line="360" w:lineRule="auto"/>
      <w:ind w:left="850.3937007874017" w:hanging="135"/>
    </w:pPr>
    <w:rPr>
      <w:rFonts w:ascii="Calibri" w:cs="Calibri" w:eastAsia="Calibri" w:hAnsi="Calibri"/>
      <w:b w:val="1"/>
      <w:bCs w:val="1"/>
      <w:color w:val="0b539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76" w:lineRule="auto"/>
      <w:jc w:val="both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120" w:before="240" w:line="276" w:lineRule="auto"/>
      <w:jc w:val="both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2.receita.fazenda.df.gov.br/Account/Login?ReturnUrl=%2Fconnect%2Fauthorize%2Fcallback%3Fclient_id%3Dpsv%26redirect_uri%3Dhttps%253A%252F%252Fww1.receita.fazenda.df.gov.br%252Farea-restrita%26response_type%3Dcode%26scope%3Dopenid%2520profile%26state%3Dc61735a79b04449e9cf09e1e3dbba3cc%26code_challenge%3Dw8OXIrqT3YAnVHmdDJ-s8So_T_dVPD6T2ONbSM0ET0E%26code_challenge_method%3DS256%26response_mode%3Dquery" TargetMode="External"/><Relationship Id="rId42" Type="http://schemas.openxmlformats.org/officeDocument/2006/relationships/image" Target="media/image5.png"/><Relationship Id="rId41" Type="http://schemas.openxmlformats.org/officeDocument/2006/relationships/image" Target="media/image24.png"/><Relationship Id="rId44" Type="http://schemas.openxmlformats.org/officeDocument/2006/relationships/image" Target="media/image29.png"/><Relationship Id="rId43" Type="http://schemas.openxmlformats.org/officeDocument/2006/relationships/hyperlink" Target="https://www.escolavirtual.gov.br/cadastro" TargetMode="External"/><Relationship Id="rId46" Type="http://schemas.openxmlformats.org/officeDocument/2006/relationships/image" Target="media/image31.png"/><Relationship Id="rId45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app.diagrams.net/" TargetMode="External"/><Relationship Id="rId48" Type="http://schemas.openxmlformats.org/officeDocument/2006/relationships/image" Target="media/image21.png"/><Relationship Id="rId47" Type="http://schemas.openxmlformats.org/officeDocument/2006/relationships/image" Target="media/image18.png"/><Relationship Id="rId49" Type="http://schemas.openxmlformats.org/officeDocument/2006/relationships/image" Target="media/image34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mailto:prof.edilberto.silva@gmail.com" TargetMode="External"/><Relationship Id="rId8" Type="http://schemas.openxmlformats.org/officeDocument/2006/relationships/hyperlink" Target="https://github.com/githubtraining/hellogitworld" TargetMode="External"/><Relationship Id="rId31" Type="http://schemas.openxmlformats.org/officeDocument/2006/relationships/image" Target="media/image10.png"/><Relationship Id="rId30" Type="http://schemas.openxmlformats.org/officeDocument/2006/relationships/hyperlink" Target="mailto:prof.edilberto.silva@gmail.com" TargetMode="External"/><Relationship Id="rId33" Type="http://schemas.openxmlformats.org/officeDocument/2006/relationships/image" Target="media/image4.png"/><Relationship Id="rId32" Type="http://schemas.openxmlformats.org/officeDocument/2006/relationships/image" Target="media/image1.png"/><Relationship Id="rId35" Type="http://schemas.openxmlformats.org/officeDocument/2006/relationships/hyperlink" Target="https://pencil.evolus.vn/Downloads.html" TargetMode="External"/><Relationship Id="rId34" Type="http://schemas.openxmlformats.org/officeDocument/2006/relationships/hyperlink" Target="https://miro.com/app/board/o9J_kmaX46I=/" TargetMode="External"/><Relationship Id="rId37" Type="http://schemas.openxmlformats.org/officeDocument/2006/relationships/image" Target="media/image28.png"/><Relationship Id="rId36" Type="http://schemas.openxmlformats.org/officeDocument/2006/relationships/hyperlink" Target="https://www.figma.com/" TargetMode="External"/><Relationship Id="rId39" Type="http://schemas.openxmlformats.org/officeDocument/2006/relationships/hyperlink" Target="http://gov.br" TargetMode="External"/><Relationship Id="rId38" Type="http://schemas.openxmlformats.org/officeDocument/2006/relationships/image" Target="media/image30.png"/><Relationship Id="rId20" Type="http://schemas.openxmlformats.org/officeDocument/2006/relationships/image" Target="media/image22.png"/><Relationship Id="rId22" Type="http://schemas.openxmlformats.org/officeDocument/2006/relationships/image" Target="media/image19.png"/><Relationship Id="rId21" Type="http://schemas.openxmlformats.org/officeDocument/2006/relationships/image" Target="media/image25.png"/><Relationship Id="rId24" Type="http://schemas.openxmlformats.org/officeDocument/2006/relationships/image" Target="media/image33.png"/><Relationship Id="rId23" Type="http://schemas.openxmlformats.org/officeDocument/2006/relationships/image" Target="media/image3.png"/><Relationship Id="rId60" Type="http://schemas.openxmlformats.org/officeDocument/2006/relationships/footer" Target="footer2.xml"/><Relationship Id="rId26" Type="http://schemas.openxmlformats.org/officeDocument/2006/relationships/image" Target="media/image13.png"/><Relationship Id="rId25" Type="http://schemas.openxmlformats.org/officeDocument/2006/relationships/image" Target="media/image15.png"/><Relationship Id="rId28" Type="http://schemas.openxmlformats.org/officeDocument/2006/relationships/hyperlink" Target="https://github.com/edilms" TargetMode="External"/><Relationship Id="rId27" Type="http://schemas.openxmlformats.org/officeDocument/2006/relationships/image" Target="media/image8.png"/><Relationship Id="rId29" Type="http://schemas.openxmlformats.org/officeDocument/2006/relationships/hyperlink" Target="http://www.github.com" TargetMode="External"/><Relationship Id="rId51" Type="http://schemas.openxmlformats.org/officeDocument/2006/relationships/hyperlink" Target="https://app.uff.br/ajuda/index.php/Listar_usu%C3%A1rio" TargetMode="External"/><Relationship Id="rId50" Type="http://schemas.openxmlformats.org/officeDocument/2006/relationships/image" Target="media/image9.png"/><Relationship Id="rId53" Type="http://schemas.openxmlformats.org/officeDocument/2006/relationships/image" Target="media/image17.png"/><Relationship Id="rId52" Type="http://schemas.openxmlformats.org/officeDocument/2006/relationships/image" Target="media/image11.png"/><Relationship Id="rId11" Type="http://schemas.openxmlformats.org/officeDocument/2006/relationships/hyperlink" Target="https://astah.net/products/astah-community/" TargetMode="External"/><Relationship Id="rId55" Type="http://schemas.openxmlformats.org/officeDocument/2006/relationships/image" Target="media/image16.png"/><Relationship Id="rId10" Type="http://schemas.openxmlformats.org/officeDocument/2006/relationships/hyperlink" Target="https://staruml.io/" TargetMode="External"/><Relationship Id="rId54" Type="http://schemas.openxmlformats.org/officeDocument/2006/relationships/image" Target="media/image12.png"/><Relationship Id="rId13" Type="http://schemas.openxmlformats.org/officeDocument/2006/relationships/image" Target="media/image6.png"/><Relationship Id="rId57" Type="http://schemas.openxmlformats.org/officeDocument/2006/relationships/image" Target="media/image27.png"/><Relationship Id="rId12" Type="http://schemas.openxmlformats.org/officeDocument/2006/relationships/hyperlink" Target="https://app.lucidchart.com/pt-BR/users/login#/login" TargetMode="External"/><Relationship Id="rId56" Type="http://schemas.openxmlformats.org/officeDocument/2006/relationships/image" Target="media/image14.png"/><Relationship Id="rId15" Type="http://schemas.openxmlformats.org/officeDocument/2006/relationships/hyperlink" Target="mailto:prof.edilberto.silva@gmail.com" TargetMode="External"/><Relationship Id="rId59" Type="http://schemas.openxmlformats.org/officeDocument/2006/relationships/footer" Target="footer1.xml"/><Relationship Id="rId14" Type="http://schemas.openxmlformats.org/officeDocument/2006/relationships/image" Target="media/image7.png"/><Relationship Id="rId58" Type="http://schemas.openxmlformats.org/officeDocument/2006/relationships/header" Target="header1.xml"/><Relationship Id="rId17" Type="http://schemas.openxmlformats.org/officeDocument/2006/relationships/image" Target="media/image23.png"/><Relationship Id="rId16" Type="http://schemas.openxmlformats.org/officeDocument/2006/relationships/image" Target="media/image20.png"/><Relationship Id="rId19" Type="http://schemas.openxmlformats.org/officeDocument/2006/relationships/image" Target="media/image2.png"/><Relationship Id="rId18" Type="http://schemas.openxmlformats.org/officeDocument/2006/relationships/image" Target="media/image3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footnotes.xml.rels><?xml version="1.0" encoding="UTF-8" standalone="yes"?><Relationships xmlns="http://schemas.openxmlformats.org/package/2006/relationships"><Relationship Id="rId1" Type="http://schemas.openxmlformats.org/officeDocument/2006/relationships/hyperlink" Target="https://www.totvs.com/blog/gestao-para-assinatura-de-documentos/jwt-tok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